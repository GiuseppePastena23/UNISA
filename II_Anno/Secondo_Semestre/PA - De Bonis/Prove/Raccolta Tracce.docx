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Es</w:t>
      </w:r>
      <w:r w:rsidDel="00000000" w:rsidR="00000000" w:rsidRPr="00000000">
        <w:rPr>
          <w:b w:val="1"/>
          <w:sz w:val="28"/>
          <w:szCs w:val="28"/>
          <w:rtl w:val="0"/>
        </w:rPr>
        <w:t xml:space="preserve">e</w:t>
      </w:r>
      <w:r w:rsidDel="00000000" w:rsidR="00000000" w:rsidRPr="00000000">
        <w:rPr>
          <w:b w:val="1"/>
          <w:sz w:val="28"/>
          <w:szCs w:val="28"/>
          <w:rtl w:val="0"/>
        </w:rPr>
        <w:t xml:space="preserve">rcizi Analisi asintotica:  </w:t>
      </w:r>
      <w:sdt>
        <w:sdtPr>
          <w:tag w:val="goog_rdk_0"/>
        </w:sdtPr>
        <w:sdtContent>
          <w:del w:author="GIANLUCA RONGA" w:id="0" w:date="2023-10-01T08:58:01Z"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-276224</wp:posOffset>
                      </wp:positionH>
                      <wp:positionV relativeFrom="paragraph">
                        <wp:posOffset>361950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995875" y="0"/>
                                <a:ext cx="6696075" cy="8288930"/>
                                <a:chOff x="1995875" y="0"/>
                                <a:chExt cx="6700250" cy="7560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1995885" y="0"/>
                                  <a:ext cx="6700231" cy="7560000"/>
                                  <a:chOff x="0" y="0"/>
                                  <a:chExt cx="6700231" cy="921739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6700225" cy="9217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pic:pic>
                                <pic:nvPicPr>
                                  <pic:cNvPr id="4" name="Shape 4"/>
                                  <pic:cNvPicPr preferRelativeResize="0"/>
                                </pic:nvPicPr>
                                <pic:blipFill rotWithShape="1">
                                  <a:blip r:embed="rId7">
                                    <a:alphaModFix/>
                                  </a:blip>
                                  <a:srcRect b="0" l="0" r="0" t="2719"/>
                                  <a:stretch/>
                                </pic:blipFill>
                                <pic:spPr>
                                  <a:xfrm>
                                    <a:off x="339505" y="1616044"/>
                                    <a:ext cx="3254375" cy="12941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2919743"/>
                                    <a:ext cx="6645910" cy="13500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6645910" cy="1604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5267" y="4214388"/>
                                    <a:ext cx="6490970" cy="13182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8" name="Shape 8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5509034"/>
                                    <a:ext cx="6586855" cy="1324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 b="0" l="0" r="0" t="1372"/>
                                  <a:stretch/>
                                </pic:blipFill>
                                <pic:spPr>
                                  <a:xfrm>
                                    <a:off x="13580" y="6799153"/>
                                    <a:ext cx="6645910" cy="1301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10" name="Shape 10"/>
                                  <pic:cNvPicPr preferRelativeResize="0"/>
                                </pic:nvPicPr>
                                <pic:blipFill rotWithShape="1">
                                  <a:blip r:embed="rId13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9794" y="7862935"/>
                                    <a:ext cx="6595745" cy="1354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-276224</wp:posOffset>
                      </wp:positionH>
                      <wp:positionV relativeFrom="paragraph">
                        <wp:posOffset>361950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1" name="image4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7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96075" cy="8288930"/>
                              </a:xfrm>
                              <a:prstGeom prst="rect"/>
                              <a:ln w="25400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del>
        </w:sdtContent>
      </w:sdt>
      <w:sdt>
        <w:sdtPr>
          <w:tag w:val="goog_rdk_1"/>
        </w:sdtPr>
        <w:sdtContent>
          <w:ins w:author="ERNESTO DE IESU" w:id="1" w:date="2023-05-26T09:45:20Z"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-209549</wp:posOffset>
                      </wp:positionH>
                      <wp:positionV relativeFrom="paragraph">
                        <wp:posOffset>361950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995875" y="0"/>
                                <a:ext cx="6696075" cy="8288930"/>
                                <a:chOff x="1995875" y="0"/>
                                <a:chExt cx="6700250" cy="7560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1995885" y="0"/>
                                  <a:ext cx="6700231" cy="7560000"/>
                                  <a:chOff x="0" y="0"/>
                                  <a:chExt cx="6700231" cy="921739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6700225" cy="9217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pic:pic>
                                <pic:nvPicPr>
                                  <pic:cNvPr id="4" name="Shape 4"/>
                                  <pic:cNvPicPr preferRelativeResize="0"/>
                                </pic:nvPicPr>
                                <pic:blipFill rotWithShape="1">
                                  <a:blip r:embed="rId7">
                                    <a:alphaModFix/>
                                  </a:blip>
                                  <a:srcRect b="0" l="0" r="0" t="2719"/>
                                  <a:stretch/>
                                </pic:blipFill>
                                <pic:spPr>
                                  <a:xfrm>
                                    <a:off x="339505" y="1616044"/>
                                    <a:ext cx="3254375" cy="12941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2919743"/>
                                    <a:ext cx="6645910" cy="13500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6645910" cy="1604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5267" y="4214388"/>
                                    <a:ext cx="6490970" cy="13182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8" name="Shape 8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5509034"/>
                                    <a:ext cx="6586855" cy="1324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 b="0" l="0" r="0" t="1372"/>
                                  <a:stretch/>
                                </pic:blipFill>
                                <pic:spPr>
                                  <a:xfrm>
                                    <a:off x="13580" y="6799153"/>
                                    <a:ext cx="6645910" cy="1301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10" name="Shape 10"/>
                                  <pic:cNvPicPr preferRelativeResize="0"/>
                                </pic:nvPicPr>
                                <pic:blipFill rotWithShape="1">
                                  <a:blip r:embed="rId13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9794" y="7862935"/>
                                    <a:ext cx="6595745" cy="1354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-209549</wp:posOffset>
                      </wp:positionH>
                      <wp:positionV relativeFrom="paragraph">
                        <wp:posOffset>361950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3" name="image4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9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96075" cy="8288930"/>
                              </a:xfrm>
                              <a:prstGeom prst="rect"/>
                              <a:ln w="25400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ins>
        </w:sdtContent>
      </w:sdt>
      <w:sdt>
        <w:sdtPr>
          <w:tag w:val="goog_rdk_2"/>
        </w:sdtPr>
        <w:sdtContent>
          <w:ins w:author="GIANLUCA RONGA" w:id="0" w:date="2023-10-01T08:58:01Z"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995875" y="0"/>
                                <a:ext cx="6696075" cy="8288930"/>
                                <a:chOff x="1995875" y="0"/>
                                <a:chExt cx="6700250" cy="7560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1995885" y="0"/>
                                  <a:ext cx="6700231" cy="7560000"/>
                                  <a:chOff x="0" y="0"/>
                                  <a:chExt cx="6700231" cy="921739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6700225" cy="9217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pic:pic>
                                <pic:nvPicPr>
                                  <pic:cNvPr id="4" name="Shape 4"/>
                                  <pic:cNvPicPr preferRelativeResize="0"/>
                                </pic:nvPicPr>
                                <pic:blipFill rotWithShape="1">
                                  <a:blip r:embed="rId7">
                                    <a:alphaModFix/>
                                  </a:blip>
                                  <a:srcRect b="0" l="0" r="0" t="2719"/>
                                  <a:stretch/>
                                </pic:blipFill>
                                <pic:spPr>
                                  <a:xfrm>
                                    <a:off x="339505" y="1616044"/>
                                    <a:ext cx="3254375" cy="12941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2919743"/>
                                    <a:ext cx="6645910" cy="13500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9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6645910" cy="1604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5267" y="4214388"/>
                                    <a:ext cx="6490970" cy="13182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8" name="Shape 8"/>
                                  <pic:cNvPicPr preferRelativeResize="0"/>
                                </pic:nvPicPr>
                                <pic:blipFill rotWithShape="1">
                                  <a:blip r:embed="rId11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54321" y="5509034"/>
                                    <a:ext cx="6586855" cy="13246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 b="0" l="0" r="0" t="1372"/>
                                  <a:stretch/>
                                </pic:blipFill>
                                <pic:spPr>
                                  <a:xfrm>
                                    <a:off x="13580" y="6799153"/>
                                    <a:ext cx="6645910" cy="1301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>
                                <pic:nvPicPr>
                                  <pic:cNvPr id="10" name="Shape 10"/>
                                  <pic:cNvPicPr preferRelativeResize="0"/>
                                </pic:nvPicPr>
                                <pic:blipFill rotWithShape="1">
                                  <a:blip r:embed="rId13">
                                    <a:alphaModFix/>
                                  </a:blip>
                                  <a:srcRect b="0" l="0" r="0" t="0"/>
                                  <a:stretch/>
                                </pic:blipFill>
                                <pic:spPr>
                                  <a:xfrm>
                                    <a:off x="49794" y="7862935"/>
                                    <a:ext cx="6595745" cy="13544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6696075" cy="8288930"/>
                      <wp:effectExtent b="25400" l="25400" r="25400" t="25400"/>
                      <wp:wrapSquare wrapText="bothSides" distB="0" distT="0" distL="114300" distR="114300"/>
                      <wp:docPr id="2" name="image4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8.png"/>
                              <pic:cNvPicPr preferRelativeResize="0"/>
                            </pic:nvPicPr>
                            <pic:blipFill>
                              <a:blip r:embed="rId1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96075" cy="8288930"/>
                              </a:xfrm>
                              <a:prstGeom prst="rect"/>
                              <a:ln w="25400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ins>
        </w:sdtContent>
      </w:sdt>
    </w:p>
    <w:p w:rsidR="00000000" w:rsidDel="00000000" w:rsidP="00000000" w:rsidRDefault="00000000" w:rsidRPr="00000000" w14:paraId="00000002">
      <w:pPr>
        <w:pageBreakBefore w:val="0"/>
        <w:pBdr>
          <w:bottom w:color="000000" w:space="1" w:sz="6" w:val="single"/>
        </w:pBd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910" cy="466725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910" cy="45529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sdt>
        <w:sdtPr>
          <w:tag w:val="goog_rdk_3"/>
        </w:sdtPr>
        <w:sdtContent>
          <w:ins w:author="MARIA LOMBARDI" w:id="2" w:date="2022-09-29T14:20:10Z">
            <w:sdt>
              <w:sdtPr>
                <w:tag w:val="goog_rdk_4"/>
              </w:sdtPr>
              <w:sdtContent>
                <w:del w:author="GIANLUCA RONGA" w:id="3" w:date="2023-10-12T14:56:07Z">
                  <w:r w:rsidDel="00000000" w:rsidR="00000000" w:rsidRPr="00000000">
                    <w:rPr>
                      <w:b w:val="1"/>
                      <w:sz w:val="28"/>
                      <w:szCs w:val="28"/>
                      <w:rtl w:val="0"/>
                    </w:rPr>
                    <w:delText xml:space="preserve">t</w:delText>
                  </w:r>
                </w:del>
              </w:sdtContent>
            </w:sdt>
          </w:ins>
        </w:sdtContent>
      </w:sdt>
      <w:sdt>
        <w:sdtPr>
          <w:tag w:val="goog_rdk_5"/>
        </w:sdtPr>
        <w:sdtContent>
          <w:del w:author="GIANLUCA RONGA" w:id="3" w:date="2023-10-12T14:56:07Z"/>
        </w:sdtContent>
      </w:sdt>
      <w:sdt>
        <w:sdtPr>
          <w:tag w:val="goog_rdk_6"/>
        </w:sdtPr>
        <w:sdtContent>
          <w:ins w:author="ANDREA RUSSO" w:id="4" w:date="2023-04-12T12:20:24Z">
            <w:sdt>
              <w:sdtPr>
                <w:tag w:val="goog_rdk_7"/>
              </w:sdtPr>
              <w:sdtContent>
                <w:del w:author="GIANLUCA RONGA" w:id="3" w:date="2023-10-12T14:56:07Z">
                  <w:r w:rsidDel="00000000" w:rsidR="00000000" w:rsidRPr="00000000">
                    <w:rPr>
                      <w:b w:val="1"/>
                      <w:sz w:val="28"/>
                      <w:szCs w:val="28"/>
                      <w:rtl w:val="0"/>
                    </w:rPr>
                    <w:delText xml:space="preserve">anjmkl</w:delText>
                  </w:r>
                </w:del>
              </w:sdtContent>
            </w:sdt>
          </w:ins>
        </w:sdtContent>
      </w:sdt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648450" cy="457200"/>
            <wp:effectExtent b="0" l="0" r="0" t="0"/>
            <wp:wrapSquare wrapText="bothSides" distB="0" distT="0" distL="114300" distR="11430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1003935</wp:posOffset>
            </wp:positionV>
            <wp:extent cx="6645910" cy="673100"/>
            <wp:effectExtent b="0" l="0" r="0" t="0"/>
            <wp:wrapSquare wrapText="bothSides" distB="0" distT="0" distL="114300" distR="1143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1714500</wp:posOffset>
            </wp:positionV>
            <wp:extent cx="6645910" cy="499745"/>
            <wp:effectExtent b="0" l="0" r="0" t="0"/>
            <wp:wrapSquare wrapText="bothSides" distB="0" distT="0" distL="114300" distR="11430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2240280</wp:posOffset>
            </wp:positionV>
            <wp:extent cx="6645910" cy="483235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-69849</wp:posOffset>
            </wp:positionH>
            <wp:positionV relativeFrom="paragraph">
              <wp:posOffset>2828925</wp:posOffset>
            </wp:positionV>
            <wp:extent cx="6645910" cy="476885"/>
            <wp:effectExtent b="0" l="0" r="0" t="0"/>
            <wp:wrapSquare wrapText="bothSides" distB="0" distT="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3913505</wp:posOffset>
            </wp:positionV>
            <wp:extent cx="6645910" cy="641350"/>
            <wp:effectExtent b="0" l="0" r="0" t="0"/>
            <wp:wrapTopAndBottom distB="0" dist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3"/>
        <w:gridCol w:w="3468"/>
        <w:gridCol w:w="3465"/>
        <w:tblGridChange w:id="0">
          <w:tblGrid>
            <w:gridCol w:w="3523"/>
            <w:gridCol w:w="3468"/>
            <w:gridCol w:w="3465"/>
          </w:tblGrid>
        </w:tblGridChange>
      </w:tblGrid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056244" cy="1681316"/>
                  <wp:effectExtent b="0" l="0" r="0" t="0"/>
                  <wp:docPr id="3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44" cy="16813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009775" cy="1112111"/>
                  <wp:effectExtent b="0" l="0" r="0" t="0"/>
                  <wp:docPr id="4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1121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pageBreakBefore w:val="0"/>
              <w:rPr>
                <w:sz w:val="28"/>
                <w:szCs w:val="28"/>
              </w:rPr>
            </w:pPr>
            <w:sdt>
              <w:sdtPr>
                <w:tag w:val="goog_rdk_9"/>
              </w:sdtPr>
              <w:sdtContent>
                <w:del w:author="GIUSEPPE SCAFA" w:id="5" w:date="2023-09-09T11:44:10Z">
                  <w:r w:rsidDel="00000000" w:rsidR="00000000" w:rsidRPr="00000000">
                    <w:rPr>
                      <w:sz w:val="28"/>
                      <w:szCs w:val="28"/>
                    </w:rPr>
                    <w:drawing>
                      <wp:inline distB="0" distT="0" distL="0" distR="0">
                        <wp:extent cx="1805542" cy="1051137"/>
                        <wp:effectExtent b="0" l="0" r="0" t="0"/>
                        <wp:docPr id="39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5542" cy="105113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del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132407" cy="1536361"/>
                  <wp:effectExtent b="0" l="0" r="0" t="0"/>
                  <wp:docPr id="40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407" cy="15363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929735" cy="1684236"/>
                  <wp:effectExtent b="0" l="0" r="0" t="0"/>
                  <wp:docPr id="4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35" cy="16842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pageBreakBefore w:val="0"/>
              <w:rPr>
                <w:sz w:val="28"/>
                <w:szCs w:val="28"/>
              </w:rPr>
            </w:pPr>
            <w:sdt>
              <w:sdtPr>
                <w:tag w:val="goog_rdk_11"/>
              </w:sdtPr>
              <w:sdtContent>
                <w:ins w:author="GIUSEPPE SCAFA" w:id="5" w:date="2023-09-09T11:44:10Z">
                  <w:r w:rsidDel="00000000" w:rsidR="00000000" w:rsidRPr="00000000">
                    <w:rPr>
                      <w:sz w:val="28"/>
                      <w:szCs w:val="28"/>
                    </w:rPr>
                    <w:drawing>
                      <wp:inline distB="0" distT="0" distL="0" distR="0">
                        <wp:extent cx="1805542" cy="1051137"/>
                        <wp:effectExtent b="0" l="0" r="0" t="0"/>
                        <wp:docPr id="17" name="image1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5542" cy="105113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ins>
              </w:sdtContent>
            </w:sdt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1668218" cy="1697230"/>
                  <wp:effectExtent b="0" l="0" r="0" t="0"/>
                  <wp:docPr id="3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18" cy="1697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</w:rPr>
              <w:drawing>
                <wp:inline distB="0" distT="0" distL="0" distR="0">
                  <wp:extent cx="2081213" cy="1095375"/>
                  <wp:effectExtent b="0" l="0" r="0" t="0"/>
                  <wp:docPr id="45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213" cy="1095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Esercizi Grafi:</w:t>
      </w:r>
    </w:p>
    <w:p w:rsidR="00000000" w:rsidDel="00000000" w:rsidP="00000000" w:rsidRDefault="00000000" w:rsidRPr="00000000" w14:paraId="0000000F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910" cy="704215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8763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874395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88519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647065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06054" cy="516228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3609" r="0" t="25485"/>
                    <a:stretch>
                      <a:fillRect/>
                    </a:stretch>
                  </pic:blipFill>
                  <pic:spPr>
                    <a:xfrm>
                      <a:off x="0" y="0"/>
                      <a:ext cx="6406054" cy="51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9302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72580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46228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534670</wp:posOffset>
            </wp:positionV>
            <wp:extent cx="6645910" cy="534670"/>
            <wp:effectExtent b="0" l="0" r="0" t="0"/>
            <wp:wrapSquare wrapText="bothSides" distB="0" distT="0" distL="114300" distR="11430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1117600</wp:posOffset>
            </wp:positionV>
            <wp:extent cx="6645910" cy="883920"/>
            <wp:effectExtent b="0" l="0" r="0" t="0"/>
            <wp:wrapSquare wrapText="bothSides" distB="0" distT="0" distL="114300" distR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1590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9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56324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1270</wp:posOffset>
            </wp:positionV>
            <wp:extent cx="4711700" cy="2914650"/>
            <wp:effectExtent b="0" l="0" r="0" t="0"/>
            <wp:wrapSquare wrapText="bothSides" distB="0" distT="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  <w:sdt>
        <w:sdtPr>
          <w:tag w:val="goog_rdk_12"/>
        </w:sdtPr>
        <w:sdtContent>
          <w:ins w:author="FRANCESCO PIO CONTALDO" w:id="6" w:date="2023-04-04T13:34:39Z"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116748</wp:posOffset>
                  </wp:positionV>
                  <wp:extent cx="4662535" cy="3406689"/>
                  <wp:effectExtent b="0" l="0" r="0" t="0"/>
                  <wp:wrapSquare wrapText="bothSides" distB="0" distT="0" distL="114300" distR="11430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535" cy="3406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ins>
        </w:sdtContent>
      </w:sdt>
    </w:p>
    <w:p w:rsidR="00000000" w:rsidDel="00000000" w:rsidP="00000000" w:rsidRDefault="00000000" w:rsidRPr="00000000" w14:paraId="0000001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  <w:sdt>
        <w:sdtPr>
          <w:tag w:val="goog_rdk_13"/>
        </w:sdtPr>
        <w:sdtContent>
          <w:ins w:author="FRANCESCO AMATO" w:id="7" w:date="2022-10-31T14:15:35Z"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1978350</wp:posOffset>
                  </wp:positionH>
                  <wp:positionV relativeFrom="paragraph">
                    <wp:posOffset>66675</wp:posOffset>
                  </wp:positionV>
                  <wp:extent cx="4662535" cy="3406689"/>
                  <wp:effectExtent b="0" l="0" r="0" t="0"/>
                  <wp:wrapSquare wrapText="bothSides" distB="0" distT="0" distL="114300" distR="11430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535" cy="3406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ins>
        </w:sdtContent>
      </w:sdt>
    </w:p>
    <w:p w:rsidR="00000000" w:rsidDel="00000000" w:rsidP="00000000" w:rsidRDefault="00000000" w:rsidRPr="00000000" w14:paraId="0000001E">
      <w:pPr>
        <w:pageBreakBefore w:val="0"/>
        <w:rPr>
          <w:sz w:val="28"/>
          <w:szCs w:val="28"/>
          <w:highlight w:val="red"/>
        </w:rPr>
      </w:pPr>
      <w:r w:rsidDel="00000000" w:rsidR="00000000" w:rsidRPr="00000000">
        <w:rPr>
          <w:sz w:val="28"/>
          <w:szCs w:val="28"/>
          <w:highlight w:val="red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904875</wp:posOffset>
            </wp:positionH>
            <wp:positionV relativeFrom="page">
              <wp:posOffset>8014550</wp:posOffset>
            </wp:positionV>
            <wp:extent cx="4605020" cy="2581910"/>
            <wp:effectExtent b="25400" l="25400" r="25400" t="25400"/>
            <wp:wrapNone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58191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sdt>
        <w:sdtPr>
          <w:tag w:val="goog_rdk_14"/>
        </w:sdtPr>
        <w:sdtContent>
          <w:del w:author="FRANCESCO PIO CONTALDO" w:id="6" w:date="2023-04-04T13:34:39Z"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989175</wp:posOffset>
                  </wp:positionH>
                  <wp:positionV relativeFrom="paragraph">
                    <wp:posOffset>1571356</wp:posOffset>
                  </wp:positionV>
                  <wp:extent cx="4662535" cy="3406689"/>
                  <wp:effectExtent b="0" l="0" r="0" t="0"/>
                  <wp:wrapSquare wrapText="bothSides" distB="0" distT="0" distL="114300" distR="11430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535" cy="3406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del>
        </w:sdtContent>
      </w:sdt>
    </w:p>
    <w:p w:rsidR="00000000" w:rsidDel="00000000" w:rsidP="00000000" w:rsidRDefault="00000000" w:rsidRPr="00000000" w14:paraId="0000001F">
      <w:pPr>
        <w:pageBreakBefore w:val="0"/>
        <w:rPr>
          <w:sz w:val="28"/>
          <w:szCs w:val="28"/>
          <w:highlight w:val="black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883539" cy="2866851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539" cy="286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99961" cy="272540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961" cy="272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59797" cy="2799667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797" cy="279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Esercizi Greedy:</w:t>
      </w:r>
    </w:p>
    <w:p w:rsidR="00000000" w:rsidDel="00000000" w:rsidP="00000000" w:rsidRDefault="00000000" w:rsidRPr="00000000" w14:paraId="00000025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600" cy="30607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600" cy="2819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645910" cy="287909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tabs>
          <w:tab w:val="left" w:leader="none" w:pos="2388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2388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126746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69151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758825</wp:posOffset>
            </wp:positionV>
            <wp:extent cx="6645910" cy="1584960"/>
            <wp:effectExtent b="0" l="0" r="0" t="0"/>
            <wp:wrapSquare wrapText="bothSides" distB="0" distT="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4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tabs>
          <w:tab w:val="left" w:leader="none" w:pos="1198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571500</wp:posOffset>
            </wp:positionV>
            <wp:extent cx="6645910" cy="857250"/>
            <wp:effectExtent b="0" l="0" r="0" t="0"/>
            <wp:wrapSquare wrapText="bothSides" distB="0" distT="0" distL="114300" distR="1143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1465543</wp:posOffset>
            </wp:positionV>
            <wp:extent cx="6645910" cy="970915"/>
            <wp:effectExtent b="0" l="0" r="0" t="0"/>
            <wp:wrapSquare wrapText="bothSides" distB="0" distT="0" distL="114300" distR="11430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0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1552575</wp:posOffset>
            </wp:positionV>
            <wp:extent cx="6645910" cy="929005"/>
            <wp:effectExtent b="0" l="0" r="0" t="0"/>
            <wp:wrapSquare wrapText="bothSides" distB="0" distT="0" distL="114300" distR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9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2609850</wp:posOffset>
            </wp:positionV>
            <wp:extent cx="6645910" cy="1061720"/>
            <wp:effectExtent b="0" l="0" r="0" t="0"/>
            <wp:wrapSquare wrapText="bothSides" distB="0" distT="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1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3667125</wp:posOffset>
            </wp:positionV>
            <wp:extent cx="6645910" cy="1279525"/>
            <wp:effectExtent b="0" l="0" r="0" t="0"/>
            <wp:wrapSquare wrapText="bothSides" distB="0" distT="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pageBreakBefore w:val="0"/>
        <w:tabs>
          <w:tab w:val="left" w:leader="none" w:pos="1198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685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645910" cy="84899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3.png"/><Relationship Id="rId41" Type="http://schemas.openxmlformats.org/officeDocument/2006/relationships/image" Target="media/image22.png"/><Relationship Id="rId44" Type="http://schemas.openxmlformats.org/officeDocument/2006/relationships/image" Target="media/image10.png"/><Relationship Id="rId43" Type="http://schemas.openxmlformats.org/officeDocument/2006/relationships/image" Target="media/image19.png"/><Relationship Id="rId46" Type="http://schemas.openxmlformats.org/officeDocument/2006/relationships/image" Target="media/image6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2.png"/><Relationship Id="rId8" Type="http://schemas.openxmlformats.org/officeDocument/2006/relationships/image" Target="media/image55.png"/><Relationship Id="rId31" Type="http://schemas.openxmlformats.org/officeDocument/2006/relationships/image" Target="media/image42.png"/><Relationship Id="rId30" Type="http://schemas.openxmlformats.org/officeDocument/2006/relationships/image" Target="media/image24.png"/><Relationship Id="rId33" Type="http://schemas.openxmlformats.org/officeDocument/2006/relationships/image" Target="media/image44.png"/><Relationship Id="rId32" Type="http://schemas.openxmlformats.org/officeDocument/2006/relationships/image" Target="media/image41.png"/><Relationship Id="rId35" Type="http://schemas.openxmlformats.org/officeDocument/2006/relationships/image" Target="media/image4.png"/><Relationship Id="rId34" Type="http://schemas.openxmlformats.org/officeDocument/2006/relationships/image" Target="media/image43.png"/><Relationship Id="rId37" Type="http://schemas.openxmlformats.org/officeDocument/2006/relationships/image" Target="media/image15.png"/><Relationship Id="rId36" Type="http://schemas.openxmlformats.org/officeDocument/2006/relationships/image" Target="media/image45.png"/><Relationship Id="rId39" Type="http://schemas.openxmlformats.org/officeDocument/2006/relationships/image" Target="media/image5.png"/><Relationship Id="rId38" Type="http://schemas.openxmlformats.org/officeDocument/2006/relationships/image" Target="media/image17.png"/><Relationship Id="rId62" Type="http://schemas.openxmlformats.org/officeDocument/2006/relationships/image" Target="media/image1.png"/><Relationship Id="rId61" Type="http://schemas.openxmlformats.org/officeDocument/2006/relationships/image" Target="media/image13.png"/><Relationship Id="rId20" Type="http://schemas.openxmlformats.org/officeDocument/2006/relationships/image" Target="media/image28.png"/><Relationship Id="rId22" Type="http://schemas.openxmlformats.org/officeDocument/2006/relationships/image" Target="media/image2.png"/><Relationship Id="rId21" Type="http://schemas.openxmlformats.org/officeDocument/2006/relationships/image" Target="media/image40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60" Type="http://schemas.openxmlformats.org/officeDocument/2006/relationships/image" Target="media/image16.png"/><Relationship Id="rId26" Type="http://schemas.openxmlformats.org/officeDocument/2006/relationships/image" Target="media/image35.png"/><Relationship Id="rId25" Type="http://schemas.openxmlformats.org/officeDocument/2006/relationships/image" Target="media/image29.png"/><Relationship Id="rId28" Type="http://schemas.openxmlformats.org/officeDocument/2006/relationships/image" Target="media/image34.png"/><Relationship Id="rId27" Type="http://schemas.openxmlformats.org/officeDocument/2006/relationships/image" Target="media/image12.png"/><Relationship Id="rId29" Type="http://schemas.openxmlformats.org/officeDocument/2006/relationships/image" Target="media/image36.png"/><Relationship Id="rId51" Type="http://schemas.openxmlformats.org/officeDocument/2006/relationships/image" Target="media/image21.png"/><Relationship Id="rId50" Type="http://schemas.openxmlformats.org/officeDocument/2006/relationships/image" Target="media/image46.png"/><Relationship Id="rId53" Type="http://schemas.openxmlformats.org/officeDocument/2006/relationships/image" Target="media/image38.png"/><Relationship Id="rId52" Type="http://schemas.openxmlformats.org/officeDocument/2006/relationships/image" Target="media/image39.png"/><Relationship Id="rId11" Type="http://schemas.openxmlformats.org/officeDocument/2006/relationships/image" Target="media/image53.png"/><Relationship Id="rId55" Type="http://schemas.openxmlformats.org/officeDocument/2006/relationships/image" Target="media/image14.png"/><Relationship Id="rId10" Type="http://schemas.openxmlformats.org/officeDocument/2006/relationships/image" Target="media/image51.png"/><Relationship Id="rId54" Type="http://schemas.openxmlformats.org/officeDocument/2006/relationships/image" Target="media/image9.png"/><Relationship Id="rId13" Type="http://schemas.openxmlformats.org/officeDocument/2006/relationships/image" Target="media/image56.png"/><Relationship Id="rId57" Type="http://schemas.openxmlformats.org/officeDocument/2006/relationships/image" Target="media/image30.png"/><Relationship Id="rId12" Type="http://schemas.openxmlformats.org/officeDocument/2006/relationships/image" Target="media/image54.png"/><Relationship Id="rId56" Type="http://schemas.openxmlformats.org/officeDocument/2006/relationships/image" Target="media/image25.png"/><Relationship Id="rId15" Type="http://schemas.openxmlformats.org/officeDocument/2006/relationships/image" Target="media/image49.png"/><Relationship Id="rId59" Type="http://schemas.openxmlformats.org/officeDocument/2006/relationships/image" Target="media/image11.png"/><Relationship Id="rId14" Type="http://schemas.openxmlformats.org/officeDocument/2006/relationships/image" Target="media/image47.png"/><Relationship Id="rId58" Type="http://schemas.openxmlformats.org/officeDocument/2006/relationships/image" Target="media/image23.png"/><Relationship Id="rId17" Type="http://schemas.openxmlformats.org/officeDocument/2006/relationships/image" Target="media/image26.png"/><Relationship Id="rId16" Type="http://schemas.openxmlformats.org/officeDocument/2006/relationships/image" Target="media/image48.png"/><Relationship Id="rId19" Type="http://schemas.openxmlformats.org/officeDocument/2006/relationships/image" Target="media/image37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vRDppHx0aLadXU9nG6awt6cmvQ==">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