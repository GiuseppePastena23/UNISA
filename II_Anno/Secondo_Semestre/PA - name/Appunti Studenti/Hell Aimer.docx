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b w:val="1"/>
          <w:i w:val="1"/>
          <w:color w:val="ff0000"/>
          <w:sz w:val="24"/>
          <w:szCs w:val="24"/>
        </w:rPr>
      </w:pPr>
      <w:sdt>
        <w:sdtPr>
          <w:tag w:val="goog_rdk_1"/>
        </w:sdtPr>
        <w:sdtContent>
          <w:ins w:author="MARCO PALMISCIANO" w:id="0" w:date="2022-10-25T14:59:3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ins>
        </w:sdtContent>
      </w:sdt>
      <w:r w:rsidDel="00000000" w:rsidR="00000000" w:rsidRPr="00000000">
        <w:rPr>
          <w:b w:val="1"/>
          <w:i w:val="1"/>
          <w:color w:val="ff0000"/>
          <w:sz w:val="24"/>
          <w:szCs w:val="24"/>
          <w:rtl w:val="0"/>
        </w:rPr>
        <w:t xml:space="preserve">8</w:t>
      </w:r>
      <w:r w:rsidDel="00000000" w:rsidR="00000000" w:rsidRPr="00000000">
        <w:rPr>
          <w:b w:val="1"/>
          <w:i w:val="1"/>
          <w:color w:val="ff0000"/>
          <w:sz w:val="24"/>
          <w:szCs w:val="24"/>
          <w:rtl w:val="0"/>
        </w:rPr>
        <w:t xml:space="preserve">Hell Aimer. </w:t>
      </w:r>
      <w:r w:rsidDel="00000000" w:rsidR="00000000" w:rsidRPr="00000000">
        <w:rPr>
          <w:b w:val="1"/>
          <w:i w:val="1"/>
          <w:color w:val="000000"/>
          <w:sz w:val="24"/>
          <w:szCs w:val="24"/>
          <w:rtl w:val="0"/>
        </w:rPr>
        <w:t xml:space="preserve">A te lettore, che con eterno timore, leggi queste righe, sappi che della tua sofferenza questo è solo l’inizio, ma sappi anche tutti gli inferni hanno un inizio e una fine, quindi affronta queste pagine con coraggio e siederai alla destra di Odino. </w:t>
      </w:r>
      <w:r w:rsidDel="00000000" w:rsidR="00000000" w:rsidRPr="00000000">
        <w:rPr>
          <w:b w:val="1"/>
          <w:i w:val="1"/>
          <w:color w:val="ff0000"/>
          <w:sz w:val="24"/>
          <w:szCs w:val="24"/>
          <w:rtl w:val="0"/>
        </w:rPr>
        <w:t xml:space="preserve">HELL AIMER!!!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571500</wp:posOffset>
                </wp:positionV>
                <wp:extent cx="6588000" cy="19050"/>
                <wp:effectExtent b="0" l="0" r="0" t="0"/>
                <wp:wrapNone/>
                <wp:docPr id="64" name=""/>
                <a:graphic>
                  <a:graphicData uri="http://schemas.microsoft.com/office/word/2010/wordprocessingShape">
                    <wps:wsp>
                      <wps:cNvCnPr/>
                      <wps:spPr>
                        <a:xfrm>
                          <a:off x="2052000" y="3780000"/>
                          <a:ext cx="65880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571500</wp:posOffset>
                </wp:positionV>
                <wp:extent cx="6588000" cy="19050"/>
                <wp:effectExtent b="0" l="0" r="0" t="0"/>
                <wp:wrapNone/>
                <wp:docPr id="64"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6588000" cy="19050"/>
                        </a:xfrm>
                        <a:prstGeom prst="rect"/>
                        <a:ln/>
                      </pic:spPr>
                    </pic:pic>
                  </a:graphicData>
                </a:graphic>
              </wp:anchor>
            </w:drawing>
          </mc:Fallback>
        </mc:AlternateContent>
      </w:r>
    </w:p>
    <w:p w:rsidR="00000000" w:rsidDel="00000000" w:rsidP="00000000" w:rsidRDefault="00000000" w:rsidRPr="00000000" w14:paraId="00000002">
      <w:pPr>
        <w:pageBreakBefore w:val="0"/>
        <w:spacing w:before="240" w:lineRule="auto"/>
        <w:ind w:left="0" w:firstLine="0"/>
        <w:rPr>
          <w:sz w:val="24"/>
          <w:szCs w:val="24"/>
        </w:rPr>
      </w:pPr>
      <w:r w:rsidDel="00000000" w:rsidR="00000000" w:rsidRPr="00000000">
        <w:rPr>
          <w:b w:val="1"/>
          <w:color w:val="ff0000"/>
          <w:sz w:val="28"/>
          <w:szCs w:val="28"/>
          <w:rtl w:val="0"/>
        </w:rPr>
        <w:t xml:space="preserve">Grafi: </w:t>
      </w:r>
      <w:r w:rsidDel="00000000" w:rsidR="00000000" w:rsidRPr="00000000">
        <w:rPr>
          <w:sz w:val="24"/>
          <w:szCs w:val="24"/>
          <w:rtl w:val="0"/>
        </w:rPr>
        <w:t xml:space="preserve">insieme di </w:t>
      </w:r>
      <w:r w:rsidDel="00000000" w:rsidR="00000000" w:rsidRPr="00000000">
        <w:rPr>
          <w:b w:val="1"/>
          <w:sz w:val="24"/>
          <w:szCs w:val="24"/>
          <w:rtl w:val="0"/>
        </w:rPr>
        <w:t xml:space="preserve">nodi</w:t>
      </w:r>
      <w:r w:rsidDel="00000000" w:rsidR="00000000" w:rsidRPr="00000000">
        <w:rPr>
          <w:sz w:val="24"/>
          <w:szCs w:val="24"/>
          <w:rtl w:val="0"/>
        </w:rPr>
        <w:t xml:space="preserve"> (</w:t>
      </w:r>
      <w:r w:rsidDel="00000000" w:rsidR="00000000" w:rsidRPr="00000000">
        <w:rPr>
          <w:b w:val="1"/>
          <w:sz w:val="24"/>
          <w:szCs w:val="24"/>
          <w:rtl w:val="0"/>
        </w:rPr>
        <w:t xml:space="preserve">V</w:t>
      </w:r>
      <w:r w:rsidDel="00000000" w:rsidR="00000000" w:rsidRPr="00000000">
        <w:rPr>
          <w:sz w:val="24"/>
          <w:szCs w:val="24"/>
          <w:rtl w:val="0"/>
        </w:rPr>
        <w:t xml:space="preserve">) collegati da un insieme di </w:t>
      </w:r>
      <w:r w:rsidDel="00000000" w:rsidR="00000000" w:rsidRPr="00000000">
        <w:rPr>
          <w:b w:val="1"/>
          <w:sz w:val="24"/>
          <w:szCs w:val="24"/>
          <w:rtl w:val="0"/>
        </w:rPr>
        <w:t xml:space="preserve">archi</w:t>
      </w:r>
      <w:r w:rsidDel="00000000" w:rsidR="00000000" w:rsidRPr="00000000">
        <w:rPr>
          <w:sz w:val="24"/>
          <w:szCs w:val="24"/>
          <w:rtl w:val="0"/>
        </w:rPr>
        <w:t xml:space="preserve"> (</w:t>
      </w:r>
      <w:r w:rsidDel="00000000" w:rsidR="00000000" w:rsidRPr="00000000">
        <w:rPr>
          <w:b w:val="1"/>
          <w:sz w:val="24"/>
          <w:szCs w:val="24"/>
          <w:rtl w:val="0"/>
        </w:rPr>
        <w:t xml:space="preserve">E</w:t>
      </w:r>
      <w:r w:rsidDel="00000000" w:rsidR="00000000" w:rsidRPr="00000000">
        <w:rPr>
          <w:sz w:val="24"/>
          <w:szCs w:val="24"/>
          <w:rtl w:val="0"/>
        </w:rPr>
        <w:t xml:space="preserve">), definito come </w:t>
      </w:r>
      <w:r w:rsidDel="00000000" w:rsidR="00000000" w:rsidRPr="00000000">
        <w:rPr>
          <w:b w:val="1"/>
          <w:sz w:val="24"/>
          <w:szCs w:val="24"/>
          <w:rtl w:val="0"/>
        </w:rPr>
        <w:t xml:space="preserve">G=(V,E). </w:t>
      </w:r>
      <w:r w:rsidDel="00000000" w:rsidR="00000000" w:rsidRPr="00000000">
        <w:rPr>
          <w:sz w:val="24"/>
          <w:szCs w:val="24"/>
          <w:rtl w:val="0"/>
        </w:rPr>
        <w:t xml:space="preserve">Con la dicitura </w:t>
      </w:r>
      <w:r w:rsidDel="00000000" w:rsidR="00000000" w:rsidRPr="00000000">
        <w:rPr>
          <w:b w:val="1"/>
          <w:sz w:val="24"/>
          <w:szCs w:val="24"/>
          <w:rtl w:val="0"/>
        </w:rPr>
        <w:t xml:space="preserve">deg(u) </w:t>
      </w:r>
      <w:r w:rsidDel="00000000" w:rsidR="00000000" w:rsidRPr="00000000">
        <w:rPr>
          <w:sz w:val="24"/>
          <w:szCs w:val="24"/>
          <w:rtl w:val="0"/>
        </w:rPr>
        <w:t xml:space="preserve">dove </w:t>
      </w:r>
      <w:r w:rsidDel="00000000" w:rsidR="00000000" w:rsidRPr="00000000">
        <w:rPr>
          <w:b w:val="1"/>
          <w:sz w:val="24"/>
          <w:szCs w:val="24"/>
          <w:rtl w:val="0"/>
        </w:rPr>
        <w:t xml:space="preserve">u </w:t>
      </w:r>
      <w:r w:rsidDel="00000000" w:rsidR="00000000" w:rsidRPr="00000000">
        <w:rPr>
          <w:sz w:val="24"/>
          <w:szCs w:val="24"/>
          <w:rtl w:val="0"/>
        </w:rPr>
        <w:t xml:space="preserve">è un nodo del grafo, si intende il numero di archi che incidono il nodo.</w:t>
      </w:r>
    </w:p>
    <w:p w:rsidR="00000000" w:rsidDel="00000000" w:rsidP="00000000" w:rsidRDefault="00000000" w:rsidRPr="00000000" w14:paraId="00000003">
      <w:pPr>
        <w:pageBreakBefore w:val="0"/>
        <w:ind w:left="0" w:firstLine="0"/>
        <w:rPr>
          <w:sz w:val="20"/>
          <w:szCs w:val="20"/>
        </w:rPr>
      </w:pPr>
      <w:r w:rsidDel="00000000" w:rsidR="00000000" w:rsidRPr="00000000">
        <w:rPr>
          <w:b w:val="1"/>
          <w:sz w:val="24"/>
          <w:szCs w:val="24"/>
          <w:rtl w:val="0"/>
        </w:rPr>
        <w:t xml:space="preserve">Proprietà: m</w:t>
      </w:r>
      <w:r w:rsidDel="00000000" w:rsidR="00000000" w:rsidRPr="00000000">
        <w:rPr>
          <w:sz w:val="24"/>
          <w:szCs w:val="24"/>
          <w:rtl w:val="0"/>
        </w:rPr>
        <w:t xml:space="preserve">:numero degli archi, </w:t>
      </w:r>
      <w:r w:rsidDel="00000000" w:rsidR="00000000" w:rsidRPr="00000000">
        <w:rPr>
          <w:b w:val="1"/>
          <w:sz w:val="24"/>
          <w:szCs w:val="24"/>
          <w:rtl w:val="0"/>
        </w:rPr>
        <w:t xml:space="preserve">n</w:t>
      </w:r>
      <w:r w:rsidDel="00000000" w:rsidR="00000000" w:rsidRPr="00000000">
        <w:rPr>
          <w:sz w:val="24"/>
          <w:szCs w:val="24"/>
          <w:rtl w:val="0"/>
        </w:rPr>
        <w:t xml:space="preserve">:numero dei nodi:</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5051425</wp:posOffset>
            </wp:positionH>
            <wp:positionV relativeFrom="paragraph">
              <wp:posOffset>173355</wp:posOffset>
            </wp:positionV>
            <wp:extent cx="1594485" cy="587375"/>
            <wp:effectExtent b="12700" l="12700" r="12700" t="12700"/>
            <wp:wrapSquare wrapText="bothSides" distB="0" distT="0" distL="114300" distR="114300"/>
            <wp:docPr id="125"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a:off x="0" y="0"/>
                      <a:ext cx="1594485" cy="587375"/>
                    </a:xfrm>
                    <a:prstGeom prst="rect"/>
                    <a:ln w="12700">
                      <a:solidFill>
                        <a:srgbClr val="000000"/>
                      </a:solidFill>
                      <a:prstDash val="solid"/>
                    </a:ln>
                  </pic:spPr>
                </pic:pic>
              </a:graphicData>
            </a:graphic>
          </wp:anchor>
        </w:drawing>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somma di tutti i gradi dei nodi di un grafo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è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2m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Dim:</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banalmente ogni arco tocca due nodi quindi viene contato due volte all’interno della sommatoria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Il numero di ar</w:t>
      </w:r>
      <w:r w:rsidDel="00000000" w:rsidR="00000000" w:rsidRPr="00000000">
        <w:rPr>
          <w:sz w:val="24"/>
          <w:szCs w:val="24"/>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 in un grado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 direzionato è al più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n(n-1)/2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Dim: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il primo nodo lo posso scegliere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modi, il secondo invece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dimezzo il tutto in quanto un arco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(u,v)</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è uguale a un arco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(v,u)).</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Il numero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 archi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è al più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Dim: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posso scegliere il primo nodo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modi e il secondo in altrettanti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modi, se considero anche nodi aventi estremi uguali</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7">
      <w:pPr>
        <w:pageBreakBefore w:val="0"/>
        <w:spacing w:before="240" w:lineRule="auto"/>
        <w:ind w:left="0" w:firstLine="0"/>
        <w:rPr>
          <w:b w:val="1"/>
          <w:sz w:val="24"/>
          <w:szCs w:val="24"/>
        </w:rPr>
      </w:pPr>
      <w:r w:rsidDel="00000000" w:rsidR="00000000" w:rsidRPr="00000000">
        <w:rPr>
          <w:b w:val="1"/>
          <w:sz w:val="24"/>
          <w:szCs w:val="24"/>
          <w:rtl w:val="0"/>
        </w:rPr>
        <w:t xml:space="preserve">Rappresentazione di grafi:</w:t>
      </w:r>
    </w:p>
    <w:tbl>
      <w:tblPr>
        <w:tblStyle w:val="Table1"/>
        <w:tblW w:w="104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0"/>
        <w:gridCol w:w="3110"/>
        <w:gridCol w:w="4146"/>
        <w:tblGridChange w:id="0">
          <w:tblGrid>
            <w:gridCol w:w="3200"/>
            <w:gridCol w:w="3110"/>
            <w:gridCol w:w="4146"/>
          </w:tblGrid>
        </w:tblGridChange>
      </w:tblGrid>
      <w:tr>
        <w:trPr>
          <w:cantSplit w:val="0"/>
          <w:tblHeader w:val="0"/>
        </w:trPr>
        <w:tc>
          <w:tcPr/>
          <w:p w:rsidR="00000000" w:rsidDel="00000000" w:rsidP="00000000" w:rsidRDefault="00000000" w:rsidRPr="00000000" w14:paraId="00000008">
            <w:pPr>
              <w:pageBreakBefore w:val="0"/>
              <w:ind w:left="0" w:firstLine="0"/>
              <w:rPr>
                <w:b w:val="1"/>
                <w:sz w:val="24"/>
                <w:szCs w:val="24"/>
              </w:rPr>
            </w:pPr>
            <w:r w:rsidDel="00000000" w:rsidR="00000000" w:rsidRPr="00000000">
              <w:rPr>
                <w:b w:val="1"/>
                <w:sz w:val="24"/>
                <w:szCs w:val="24"/>
                <w:rtl w:val="0"/>
              </w:rPr>
              <w:t xml:space="preserve">Grafo</w:t>
            </w:r>
          </w:p>
        </w:tc>
        <w:tc>
          <w:tcPr/>
          <w:p w:rsidR="00000000" w:rsidDel="00000000" w:rsidP="00000000" w:rsidRDefault="00000000" w:rsidRPr="00000000" w14:paraId="00000009">
            <w:pPr>
              <w:pageBreakBefore w:val="0"/>
              <w:ind w:left="0" w:firstLine="0"/>
              <w:rPr>
                <w:b w:val="1"/>
                <w:sz w:val="24"/>
                <w:szCs w:val="24"/>
              </w:rPr>
            </w:pPr>
            <w:r w:rsidDel="00000000" w:rsidR="00000000" w:rsidRPr="00000000">
              <w:rPr>
                <w:b w:val="1"/>
                <w:sz w:val="24"/>
                <w:szCs w:val="24"/>
                <w:rtl w:val="0"/>
              </w:rPr>
              <w:t xml:space="preserve">Matrice di Adiacenza</w:t>
            </w:r>
          </w:p>
        </w:tc>
        <w:tc>
          <w:tcPr/>
          <w:p w:rsidR="00000000" w:rsidDel="00000000" w:rsidP="00000000" w:rsidRDefault="00000000" w:rsidRPr="00000000" w14:paraId="0000000A">
            <w:pPr>
              <w:pageBreakBefore w:val="0"/>
              <w:ind w:left="0" w:firstLine="0"/>
              <w:rPr>
                <w:b w:val="1"/>
                <w:sz w:val="24"/>
                <w:szCs w:val="24"/>
              </w:rPr>
            </w:pPr>
            <w:r w:rsidDel="00000000" w:rsidR="00000000" w:rsidRPr="00000000">
              <w:rPr>
                <w:b w:val="1"/>
                <w:sz w:val="24"/>
                <w:szCs w:val="24"/>
                <w:rtl w:val="0"/>
              </w:rPr>
              <w:t xml:space="preserve">Lista di Adiacenza</w:t>
            </w:r>
          </w:p>
        </w:tc>
      </w:tr>
      <w:tr>
        <w:trPr>
          <w:cantSplit w:val="0"/>
          <w:tblHeader w:val="0"/>
        </w:trPr>
        <w:tc>
          <w:tcPr/>
          <w:p w:rsidR="00000000" w:rsidDel="00000000" w:rsidP="00000000" w:rsidRDefault="00000000" w:rsidRPr="00000000" w14:paraId="0000000B">
            <w:pPr>
              <w:pageBreakBefore w:val="0"/>
              <w:ind w:left="0" w:firstLine="0"/>
              <w:rPr>
                <w:b w:val="1"/>
                <w:sz w:val="24"/>
                <w:szCs w:val="24"/>
              </w:rPr>
            </w:pPr>
            <w:r w:rsidDel="00000000" w:rsidR="00000000" w:rsidRPr="00000000">
              <w:rPr>
                <w:b w:val="1"/>
                <w:sz w:val="24"/>
                <w:szCs w:val="24"/>
              </w:rPr>
              <w:drawing>
                <wp:inline distB="0" distT="0" distL="0" distR="0">
                  <wp:extent cx="1679870" cy="1607462"/>
                  <wp:effectExtent b="0" l="0" r="0" t="0"/>
                  <wp:docPr id="116"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1679870" cy="160746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C">
            <w:pPr>
              <w:pageBreakBefore w:val="0"/>
              <w:ind w:left="0" w:firstLine="0"/>
              <w:rPr>
                <w:b w:val="1"/>
                <w:sz w:val="24"/>
                <w:szCs w:val="24"/>
              </w:rPr>
            </w:pPr>
            <w:r w:rsidDel="00000000" w:rsidR="00000000" w:rsidRPr="00000000">
              <w:rPr>
                <w:b w:val="1"/>
                <w:sz w:val="24"/>
                <w:szCs w:val="24"/>
              </w:rPr>
              <w:drawing>
                <wp:inline distB="0" distT="0" distL="0" distR="0">
                  <wp:extent cx="1595728" cy="1676271"/>
                  <wp:effectExtent b="0" l="0" r="0" t="0"/>
                  <wp:docPr id="114"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1595728" cy="167627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D">
            <w:pPr>
              <w:pageBreakBefore w:val="0"/>
              <w:ind w:left="0" w:firstLine="0"/>
              <w:rPr>
                <w:b w:val="1"/>
                <w:sz w:val="24"/>
                <w:szCs w:val="24"/>
              </w:rPr>
            </w:pPr>
            <w:r w:rsidDel="00000000" w:rsidR="00000000" w:rsidRPr="00000000">
              <w:rPr>
                <w:b w:val="1"/>
                <w:sz w:val="24"/>
                <w:szCs w:val="24"/>
              </w:rPr>
              <w:drawing>
                <wp:inline distB="0" distT="0" distL="0" distR="0">
                  <wp:extent cx="2535319" cy="1665538"/>
                  <wp:effectExtent b="0" l="0" r="0" t="0"/>
                  <wp:docPr id="117"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2535319" cy="16655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pageBreakBefore w:val="0"/>
        <w:spacing w:before="240" w:lineRule="auto"/>
        <w:ind w:left="0" w:firstLine="0"/>
        <w:rPr>
          <w:sz w:val="24"/>
          <w:szCs w:val="24"/>
        </w:rPr>
      </w:pPr>
      <w:r w:rsidDel="00000000" w:rsidR="00000000" w:rsidRPr="00000000">
        <w:rPr>
          <w:b w:val="1"/>
          <w:sz w:val="24"/>
          <w:szCs w:val="24"/>
          <w:rtl w:val="0"/>
        </w:rPr>
        <w:t xml:space="preserve">Definizioni: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400050</wp:posOffset>
            </wp:positionV>
            <wp:extent cx="4389360" cy="1608156"/>
            <wp:effectExtent b="0" l="0" r="0" t="0"/>
            <wp:wrapSquare wrapText="bothSides" distB="0" distT="0" distL="114300" distR="114300"/>
            <wp:docPr id="89"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4389360" cy="1608156"/>
                    </a:xfrm>
                    <a:prstGeom prst="rect"/>
                    <a:ln/>
                  </pic:spPr>
                </pic:pic>
              </a:graphicData>
            </a:graphic>
          </wp:anchor>
        </w:drawing>
      </w:r>
    </w:p>
    <w:p w:rsidR="00000000" w:rsidDel="00000000" w:rsidP="00000000" w:rsidRDefault="00000000" w:rsidRPr="00000000" w14:paraId="0000000F">
      <w:pPr>
        <w:pageBreakBefore w:val="0"/>
        <w:ind w:left="0" w:firstLine="0"/>
        <w:rPr>
          <w:sz w:val="24"/>
          <w:szCs w:val="24"/>
        </w:rPr>
      </w:pPr>
      <w:r w:rsidDel="00000000" w:rsidR="00000000" w:rsidRPr="00000000">
        <w:rPr>
          <w:rtl w:val="0"/>
        </w:rPr>
      </w:r>
    </w:p>
    <w:p w:rsidR="00000000" w:rsidDel="00000000" w:rsidP="00000000" w:rsidRDefault="00000000" w:rsidRPr="00000000" w14:paraId="00000010">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11">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12">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13">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14">
      <w:pPr>
        <w:pageBreakBefore w:val="0"/>
        <w:ind w:left="0" w:firstLine="0"/>
        <w:rPr>
          <w:b w:val="1"/>
          <w:color w:val="ff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3862070</wp:posOffset>
            </wp:positionH>
            <wp:positionV relativeFrom="paragraph">
              <wp:posOffset>247650</wp:posOffset>
            </wp:positionV>
            <wp:extent cx="2783840" cy="1931670"/>
            <wp:effectExtent b="12700" l="12700" r="12700" t="12700"/>
            <wp:wrapSquare wrapText="bothSides" distB="0" distT="0" distL="114300" distR="114300"/>
            <wp:docPr id="115"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2783840" cy="1931670"/>
                    </a:xfrm>
                    <a:prstGeom prst="rect"/>
                    <a:ln w="12700">
                      <a:solidFill>
                        <a:srgbClr val="000000"/>
                      </a:solidFill>
                      <a:prstDash val="solid"/>
                    </a:ln>
                  </pic:spPr>
                </pic:pic>
              </a:graphicData>
            </a:graphic>
          </wp:anchor>
        </w:drawing>
      </w:r>
    </w:p>
    <w:p w:rsidR="00000000" w:rsidDel="00000000" w:rsidP="00000000" w:rsidRDefault="00000000" w:rsidRPr="00000000" w14:paraId="00000015">
      <w:pPr>
        <w:pageBreakBefore w:val="0"/>
        <w:ind w:left="0" w:firstLine="0"/>
        <w:rPr>
          <w:b w:val="1"/>
          <w:color w:val="ff0000"/>
          <w:sz w:val="24"/>
          <w:szCs w:val="24"/>
        </w:rPr>
      </w:pPr>
      <w:r w:rsidDel="00000000" w:rsidR="00000000" w:rsidRPr="00000000">
        <w:rPr>
          <w:b w:val="1"/>
          <w:color w:val="ff0000"/>
          <w:sz w:val="24"/>
          <w:szCs w:val="24"/>
        </w:rPr>
        <w:drawing>
          <wp:inline distB="0" distT="0" distL="0" distR="0">
            <wp:extent cx="3618407" cy="934162"/>
            <wp:effectExtent b="0" l="0" r="0" t="0"/>
            <wp:docPr id="119"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3618407" cy="93416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17">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18">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19">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1A">
      <w:pPr>
        <w:pageBreakBefore w:val="0"/>
        <w:ind w:left="0" w:firstLine="0"/>
        <w:rPr>
          <w:sz w:val="24"/>
          <w:szCs w:val="24"/>
        </w:rPr>
      </w:pPr>
      <w:r w:rsidDel="00000000" w:rsidR="00000000" w:rsidRPr="00000000">
        <w:rPr>
          <w:b w:val="1"/>
          <w:sz w:val="24"/>
          <w:szCs w:val="24"/>
          <w:rtl w:val="0"/>
        </w:rPr>
        <w:t xml:space="preserve">Alberi:</w:t>
      </w:r>
      <w:r w:rsidDel="00000000" w:rsidR="00000000" w:rsidRPr="00000000">
        <w:rPr>
          <w:b w:val="1"/>
          <w:color w:val="ff0000"/>
          <w:sz w:val="28"/>
          <w:szCs w:val="28"/>
          <w:rtl w:val="0"/>
        </w:rPr>
        <w:t xml:space="preserve"> </w:t>
      </w:r>
      <w:r w:rsidDel="00000000" w:rsidR="00000000" w:rsidRPr="00000000">
        <w:rPr>
          <w:sz w:val="24"/>
          <w:szCs w:val="24"/>
          <w:rtl w:val="0"/>
        </w:rPr>
        <w:t xml:space="preserve">un grafo non direzionato è un </w:t>
      </w:r>
      <w:r w:rsidDel="00000000" w:rsidR="00000000" w:rsidRPr="00000000">
        <w:rPr>
          <w:b w:val="1"/>
          <w:sz w:val="24"/>
          <w:szCs w:val="24"/>
          <w:rtl w:val="0"/>
        </w:rPr>
        <w:t xml:space="preserve">albero</w:t>
      </w:r>
      <w:r w:rsidDel="00000000" w:rsidR="00000000" w:rsidRPr="00000000">
        <w:rPr>
          <w:sz w:val="24"/>
          <w:szCs w:val="24"/>
          <w:rtl w:val="0"/>
        </w:rPr>
        <w:t xml:space="preserve"> se è </w:t>
      </w:r>
      <w:r w:rsidDel="00000000" w:rsidR="00000000" w:rsidRPr="00000000">
        <w:rPr>
          <w:b w:val="1"/>
          <w:sz w:val="24"/>
          <w:szCs w:val="24"/>
          <w:rtl w:val="0"/>
        </w:rPr>
        <w:t xml:space="preserve">connesso</w:t>
      </w:r>
      <w:r w:rsidDel="00000000" w:rsidR="00000000" w:rsidRPr="00000000">
        <w:rPr>
          <w:sz w:val="24"/>
          <w:szCs w:val="24"/>
          <w:rtl w:val="0"/>
        </w:rPr>
        <w:t xml:space="preserve"> e </w:t>
      </w:r>
      <w:r w:rsidDel="00000000" w:rsidR="00000000" w:rsidRPr="00000000">
        <w:rPr>
          <w:b w:val="1"/>
          <w:sz w:val="24"/>
          <w:szCs w:val="24"/>
          <w:rtl w:val="0"/>
        </w:rPr>
        <w:t xml:space="preserve">non contiene cicli</w:t>
      </w:r>
      <w:r w:rsidDel="00000000" w:rsidR="00000000" w:rsidRPr="00000000">
        <w:rPr>
          <w:sz w:val="24"/>
          <w:szCs w:val="24"/>
          <w:rtl w:val="0"/>
        </w:rPr>
        <w:t xml:space="preserve">. La </w:t>
      </w:r>
      <w:r w:rsidDel="00000000" w:rsidR="00000000" w:rsidRPr="00000000">
        <w:rPr>
          <w:b w:val="1"/>
          <w:sz w:val="24"/>
          <w:szCs w:val="24"/>
          <w:rtl w:val="0"/>
        </w:rPr>
        <w:t xml:space="preserve">radice</w:t>
      </w:r>
      <w:r w:rsidDel="00000000" w:rsidR="00000000" w:rsidRPr="00000000">
        <w:rPr>
          <w:sz w:val="24"/>
          <w:szCs w:val="24"/>
          <w:rtl w:val="0"/>
        </w:rPr>
        <w:t xml:space="preserve"> </w:t>
      </w:r>
      <w:r w:rsidDel="00000000" w:rsidR="00000000" w:rsidRPr="00000000">
        <w:rPr>
          <w:b w:val="1"/>
          <w:sz w:val="24"/>
          <w:szCs w:val="24"/>
          <w:rtl w:val="0"/>
        </w:rPr>
        <w:t xml:space="preserve">r </w:t>
      </w:r>
      <w:r w:rsidDel="00000000" w:rsidR="00000000" w:rsidRPr="00000000">
        <w:rPr>
          <w:sz w:val="24"/>
          <w:szCs w:val="24"/>
          <w:rtl w:val="0"/>
        </w:rPr>
        <w:t xml:space="preserve">rappresenta il nodo in cui gli archi sono orientati a partire da </w:t>
      </w:r>
      <w:r w:rsidDel="00000000" w:rsidR="00000000" w:rsidRPr="00000000">
        <w:rPr>
          <w:b w:val="1"/>
          <w:sz w:val="24"/>
          <w:szCs w:val="24"/>
          <w:rtl w:val="0"/>
        </w:rPr>
        <w:t xml:space="preserve">r</w:t>
      </w:r>
      <w:r w:rsidDel="00000000" w:rsidR="00000000" w:rsidRPr="00000000">
        <w:rPr>
          <w:sz w:val="24"/>
          <w:szCs w:val="24"/>
          <w:rtl w:val="0"/>
        </w:rPr>
        <w:t xml:space="preserve">. Un </w:t>
      </w:r>
      <w:r w:rsidDel="00000000" w:rsidR="00000000" w:rsidRPr="00000000">
        <w:rPr>
          <w:b w:val="1"/>
          <w:sz w:val="24"/>
          <w:szCs w:val="24"/>
          <w:rtl w:val="0"/>
        </w:rPr>
        <w:t xml:space="preserve">nodo genitore </w:t>
      </w:r>
      <w:r w:rsidDel="00000000" w:rsidR="00000000" w:rsidRPr="00000000">
        <w:rPr>
          <w:sz w:val="24"/>
          <w:szCs w:val="24"/>
          <w:rtl w:val="0"/>
        </w:rPr>
        <w:t xml:space="preserve">è un nodo che precede un </w:t>
      </w:r>
      <w:r w:rsidDel="00000000" w:rsidR="00000000" w:rsidRPr="00000000">
        <w:rPr>
          <w:b w:val="1"/>
          <w:sz w:val="24"/>
          <w:szCs w:val="24"/>
          <w:rtl w:val="0"/>
        </w:rPr>
        <w:t xml:space="preserve">nodo figlio </w:t>
      </w:r>
      <w:r w:rsidDel="00000000" w:rsidR="00000000" w:rsidRPr="00000000">
        <w:rPr>
          <w:sz w:val="24"/>
          <w:szCs w:val="24"/>
          <w:rtl w:val="0"/>
        </w:rPr>
        <w:t xml:space="preserve">nel percorso, mentre un </w:t>
      </w:r>
      <w:r w:rsidDel="00000000" w:rsidR="00000000" w:rsidRPr="00000000">
        <w:rPr>
          <w:b w:val="1"/>
          <w:sz w:val="24"/>
          <w:szCs w:val="24"/>
          <w:rtl w:val="0"/>
        </w:rPr>
        <w:t xml:space="preserve">nodo antenato </w:t>
      </w:r>
      <w:r w:rsidDel="00000000" w:rsidR="00000000" w:rsidRPr="00000000">
        <w:rPr>
          <w:sz w:val="24"/>
          <w:szCs w:val="24"/>
          <w:rtl w:val="0"/>
        </w:rPr>
        <w:t xml:space="preserve">è qualsiasi nodo antecedente un altro. Una </w:t>
      </w:r>
      <w:r w:rsidDel="00000000" w:rsidR="00000000" w:rsidRPr="00000000">
        <w:rPr>
          <w:b w:val="1"/>
          <w:sz w:val="24"/>
          <w:szCs w:val="24"/>
          <w:rtl w:val="0"/>
        </w:rPr>
        <w:t xml:space="preserve">foglia </w:t>
      </w:r>
      <w:r w:rsidDel="00000000" w:rsidR="00000000" w:rsidRPr="00000000">
        <w:rPr>
          <w:sz w:val="24"/>
          <w:szCs w:val="24"/>
          <w:rtl w:val="0"/>
        </w:rPr>
        <w:t xml:space="preserve">è un nodo che non ha discendenti.</w:t>
      </w:r>
      <w:r w:rsidDel="00000000" w:rsidR="00000000" w:rsidRPr="00000000">
        <w:drawing>
          <wp:anchor allowOverlap="1" behindDoc="0" distB="0" distT="0" distL="114300" distR="114300" hidden="0" layoutInCell="1" locked="0" relativeHeight="0" simplePos="0">
            <wp:simplePos x="0" y="0"/>
            <wp:positionH relativeFrom="column">
              <wp:posOffset>4004945</wp:posOffset>
            </wp:positionH>
            <wp:positionV relativeFrom="paragraph">
              <wp:posOffset>666178</wp:posOffset>
            </wp:positionV>
            <wp:extent cx="2640965" cy="1293495"/>
            <wp:effectExtent b="12700" l="12700" r="12700" t="12700"/>
            <wp:wrapSquare wrapText="bothSides" distB="0" distT="0" distL="114300" distR="114300"/>
            <wp:docPr id="84"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2640965" cy="1293495"/>
                    </a:xfrm>
                    <a:prstGeom prst="rect"/>
                    <a:ln w="12700">
                      <a:solidFill>
                        <a:srgbClr val="000000"/>
                      </a:solidFill>
                      <a:prstDash val="solid"/>
                    </a:ln>
                  </pic:spPr>
                </pic:pic>
              </a:graphicData>
            </a:graphic>
          </wp:anchor>
        </w:drawing>
      </w:r>
    </w:p>
    <w:p w:rsidR="00000000" w:rsidDel="00000000" w:rsidP="00000000" w:rsidRDefault="00000000" w:rsidRPr="00000000" w14:paraId="0000001B">
      <w:pPr>
        <w:pageBreakBefore w:val="0"/>
        <w:ind w:left="0" w:firstLine="0"/>
        <w:rPr>
          <w:b w:val="1"/>
          <w:sz w:val="24"/>
          <w:szCs w:val="24"/>
        </w:rPr>
      </w:pPr>
      <w:r w:rsidDel="00000000" w:rsidR="00000000" w:rsidRPr="00000000">
        <w:rPr>
          <w:b w:val="1"/>
          <w:sz w:val="24"/>
          <w:szCs w:val="24"/>
          <w:rtl w:val="0"/>
        </w:rPr>
        <w:t xml:space="preserve">Visite di grafi:</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Algoritmo Breadth First Search (BFS):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Esplora il grafo a partire da una sorgente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muovendosi in tutte le possibili direzioni e visitando i nodi livello per livello.</w:t>
      </w:r>
      <w:r w:rsidDel="00000000" w:rsidR="00000000" w:rsidRPr="00000000">
        <w:rPr>
          <w:rtl w:val="0"/>
        </w:rPr>
      </w:r>
    </w:p>
    <w:p w:rsidR="00000000" w:rsidDel="00000000" w:rsidP="00000000" w:rsidRDefault="00000000" w:rsidRPr="00000000" w14:paraId="0000001D">
      <w:pPr>
        <w:pageBreakBefore w:val="0"/>
        <w:ind w:left="360" w:firstLine="0"/>
        <w:rPr>
          <w:b w:val="1"/>
          <w:sz w:val="24"/>
          <w:szCs w:val="24"/>
        </w:rPr>
      </w:pPr>
      <w:r w:rsidDel="00000000" w:rsidR="00000000" w:rsidRPr="00000000">
        <w:rPr>
          <w:b w:val="1"/>
          <w:sz w:val="24"/>
          <w:szCs w:val="24"/>
          <w:rtl w:val="0"/>
        </w:rPr>
        <w:t xml:space="preserve">Pseudocodice:</w:t>
      </w:r>
      <w:r w:rsidDel="00000000" w:rsidR="00000000" w:rsidRPr="00000000">
        <w:drawing>
          <wp:anchor allowOverlap="1" behindDoc="0" distB="0" distT="0" distL="114300" distR="114300" hidden="0" layoutInCell="1" locked="0" relativeHeight="0" simplePos="0">
            <wp:simplePos x="0" y="0"/>
            <wp:positionH relativeFrom="column">
              <wp:posOffset>249555</wp:posOffset>
            </wp:positionH>
            <wp:positionV relativeFrom="paragraph">
              <wp:posOffset>245109</wp:posOffset>
            </wp:positionV>
            <wp:extent cx="3680460" cy="1850390"/>
            <wp:effectExtent b="12700" l="12700" r="12700" t="12700"/>
            <wp:wrapSquare wrapText="bothSides" distB="0" distT="0" distL="114300" distR="114300"/>
            <wp:docPr id="9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680460" cy="1850390"/>
                    </a:xfrm>
                    <a:prstGeom prst="rect"/>
                    <a:ln w="12700">
                      <a:solidFill>
                        <a:srgbClr val="000000"/>
                      </a:solidFill>
                      <a:prstDash val="solid"/>
                    </a:ln>
                  </pic:spPr>
                </pic:pic>
              </a:graphicData>
            </a:graphic>
          </wp:anchor>
        </w:drawing>
      </w:r>
    </w:p>
    <w:p w:rsidR="00000000" w:rsidDel="00000000" w:rsidP="00000000" w:rsidRDefault="00000000" w:rsidRPr="00000000" w14:paraId="0000001E">
      <w:pPr>
        <w:pageBreakBefore w:val="0"/>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profondità di un nodo u</w:t>
      </w:r>
      <w:r w:rsidDel="00000000" w:rsidR="00000000" w:rsidRPr="00000000">
        <w:rPr>
          <w:sz w:val="24"/>
          <w:szCs w:val="24"/>
          <w:rtl w:val="0"/>
        </w:rPr>
        <w:t xml:space="preserve"> è 0 se </w:t>
      </w:r>
      <w:r w:rsidDel="00000000" w:rsidR="00000000" w:rsidRPr="00000000">
        <w:rPr>
          <w:b w:val="1"/>
          <w:sz w:val="24"/>
          <w:szCs w:val="24"/>
          <w:rtl w:val="0"/>
        </w:rPr>
        <w:t xml:space="preserve">u </w:t>
      </w:r>
      <w:r w:rsidDel="00000000" w:rsidR="00000000" w:rsidRPr="00000000">
        <w:rPr>
          <w:sz w:val="24"/>
          <w:szCs w:val="24"/>
          <w:rtl w:val="0"/>
        </w:rPr>
        <w:t xml:space="preserve">è la radice di </w:t>
      </w:r>
      <w:r w:rsidDel="00000000" w:rsidR="00000000" w:rsidRPr="00000000">
        <w:rPr>
          <w:b w:val="1"/>
          <w:sz w:val="24"/>
          <w:szCs w:val="24"/>
          <w:rtl w:val="0"/>
        </w:rPr>
        <w:t xml:space="preserve">T</w:t>
      </w:r>
      <w:r w:rsidDel="00000000" w:rsidR="00000000" w:rsidRPr="00000000">
        <w:rPr>
          <w:sz w:val="24"/>
          <w:szCs w:val="24"/>
          <w:rtl w:val="0"/>
        </w:rPr>
        <w:t xml:space="preserve">, mentre è 1 + profondità del padre di </w:t>
      </w:r>
      <w:r w:rsidDel="00000000" w:rsidR="00000000" w:rsidRPr="00000000">
        <w:rPr>
          <w:b w:val="1"/>
          <w:sz w:val="24"/>
          <w:szCs w:val="24"/>
          <w:rtl w:val="0"/>
        </w:rPr>
        <w:t xml:space="preserve">u</w:t>
      </w:r>
      <w:r w:rsidDel="00000000" w:rsidR="00000000" w:rsidRPr="00000000">
        <w:rPr>
          <w:sz w:val="24"/>
          <w:szCs w:val="24"/>
          <w:rtl w:val="0"/>
        </w:rPr>
        <w:t xml:space="preserve">, altrimenti.</w:t>
      </w:r>
    </w:p>
    <w:p w:rsidR="00000000" w:rsidDel="00000000" w:rsidP="00000000" w:rsidRDefault="00000000" w:rsidRPr="00000000" w14:paraId="0000001F">
      <w:pPr>
        <w:pageBreakBefore w:val="0"/>
        <w:rPr>
          <w:b w:val="1"/>
          <w:sz w:val="24"/>
          <w:szCs w:val="24"/>
        </w:rPr>
      </w:pPr>
      <w:r w:rsidDel="00000000" w:rsidR="00000000" w:rsidRPr="00000000">
        <w:rPr>
          <w:sz w:val="24"/>
          <w:szCs w:val="24"/>
          <w:rtl w:val="0"/>
        </w:rPr>
        <w:t xml:space="preserve">I nodi inseriti nel </w:t>
      </w:r>
      <w:r w:rsidDel="00000000" w:rsidR="00000000" w:rsidRPr="00000000">
        <w:rPr>
          <w:b w:val="1"/>
          <w:sz w:val="24"/>
          <w:szCs w:val="24"/>
          <w:rtl w:val="0"/>
        </w:rPr>
        <w:t xml:space="preserve">layer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i</m:t>
            </m:r>
          </m:sub>
        </m:sSub>
      </m:oMath>
      <w:r w:rsidDel="00000000" w:rsidR="00000000" w:rsidRPr="00000000">
        <w:rPr>
          <w:b w:val="1"/>
          <w:sz w:val="24"/>
          <w:szCs w:val="24"/>
          <w:rtl w:val="0"/>
        </w:rPr>
        <w:t xml:space="preserve"> </w:t>
      </w:r>
      <w:r w:rsidDel="00000000" w:rsidR="00000000" w:rsidRPr="00000000">
        <w:rPr>
          <w:sz w:val="24"/>
          <w:szCs w:val="24"/>
          <w:rtl w:val="0"/>
        </w:rPr>
        <w:t xml:space="preserve">hanno profondità </w:t>
      </w:r>
      <w:r w:rsidDel="00000000" w:rsidR="00000000" w:rsidRPr="00000000">
        <w:rPr>
          <w:b w:val="1"/>
          <w:sz w:val="24"/>
          <w:szCs w:val="24"/>
          <w:rtl w:val="0"/>
        </w:rPr>
        <w:t xml:space="preserve">i.</w:t>
      </w:r>
    </w:p>
    <w:p w:rsidR="00000000" w:rsidDel="00000000" w:rsidP="00000000" w:rsidRDefault="00000000" w:rsidRPr="00000000" w14:paraId="00000020">
      <w:pPr>
        <w:pageBreakBefore w:val="0"/>
        <w:rPr>
          <w:sz w:val="24"/>
          <w:szCs w:val="24"/>
        </w:rPr>
      </w:pPr>
      <w:r w:rsidDel="00000000" w:rsidR="00000000" w:rsidRPr="00000000">
        <w:rPr>
          <w:rtl w:val="0"/>
        </w:rPr>
      </w:r>
    </w:p>
    <w:p w:rsidR="00000000" w:rsidDel="00000000" w:rsidP="00000000" w:rsidRDefault="00000000" w:rsidRPr="00000000" w14:paraId="00000021">
      <w:pPr>
        <w:pageBreakBefore w:val="0"/>
        <w:rPr>
          <w:sz w:val="24"/>
          <w:szCs w:val="24"/>
        </w:rPr>
      </w:pPr>
      <w:r w:rsidDel="00000000" w:rsidR="00000000" w:rsidRPr="00000000">
        <w:rPr>
          <w:rtl w:val="0"/>
        </w:rPr>
      </w:r>
    </w:p>
    <w:p w:rsidR="00000000" w:rsidDel="00000000" w:rsidP="00000000" w:rsidRDefault="00000000" w:rsidRPr="00000000" w14:paraId="00000022">
      <w:pPr>
        <w:pageBreakBefore w:val="0"/>
        <w:spacing w:after="0" w:lineRule="auto"/>
        <w:rPr>
          <w:sz w:val="24"/>
          <w:szCs w:val="24"/>
        </w:rPr>
      </w:pPr>
      <w:r w:rsidDel="00000000" w:rsidR="00000000" w:rsidRPr="00000000">
        <w:rPr>
          <w:rtl w:val="0"/>
        </w:rPr>
      </w:r>
    </w:p>
    <w:p w:rsidR="00000000" w:rsidDel="00000000" w:rsidP="00000000" w:rsidRDefault="00000000" w:rsidRPr="00000000" w14:paraId="00000023">
      <w:pPr>
        <w:pageBreakBefore w:val="0"/>
        <w:rPr>
          <w:b w:val="1"/>
          <w:sz w:val="24"/>
          <w:szCs w:val="24"/>
        </w:rPr>
      </w:pPr>
      <w:r w:rsidDel="00000000" w:rsidR="00000000" w:rsidRPr="00000000">
        <w:rPr>
          <w:b w:val="1"/>
          <w:sz w:val="24"/>
          <w:szCs w:val="24"/>
          <w:rtl w:val="0"/>
        </w:rPr>
        <w:t xml:space="preserve">Implementazione con lista di adiacenza:</w:t>
      </w:r>
      <w:r w:rsidDel="00000000" w:rsidR="00000000" w:rsidRPr="00000000">
        <w:drawing>
          <wp:anchor allowOverlap="1" behindDoc="0" distB="0" distT="0" distL="114300" distR="114300" hidden="0" layoutInCell="1" locked="0" relativeHeight="0" simplePos="0">
            <wp:simplePos x="0" y="0"/>
            <wp:positionH relativeFrom="column">
              <wp:posOffset>254000</wp:posOffset>
            </wp:positionH>
            <wp:positionV relativeFrom="paragraph">
              <wp:posOffset>245109</wp:posOffset>
            </wp:positionV>
            <wp:extent cx="3689350" cy="2305050"/>
            <wp:effectExtent b="12700" l="12700" r="12700" t="12700"/>
            <wp:wrapSquare wrapText="bothSides" distB="0" distT="0" distL="114300" distR="114300"/>
            <wp:docPr id="122"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3689350" cy="2305050"/>
                    </a:xfrm>
                    <a:prstGeom prst="rect"/>
                    <a:ln w="12700">
                      <a:solidFill>
                        <a:srgbClr val="000000"/>
                      </a:solidFill>
                      <a:prstDash val="solid"/>
                    </a:ln>
                  </pic:spPr>
                </pic:pic>
              </a:graphicData>
            </a:graphic>
          </wp:anchor>
        </w:drawing>
      </w:r>
    </w:p>
    <w:p w:rsidR="00000000" w:rsidDel="00000000" w:rsidP="00000000" w:rsidRDefault="00000000" w:rsidRPr="00000000" w14:paraId="00000024">
      <w:pPr>
        <w:pageBreakBefore w:val="0"/>
        <w:rPr>
          <w:b w:val="1"/>
          <w:sz w:val="24"/>
          <w:szCs w:val="24"/>
        </w:rPr>
      </w:pPr>
      <w:r w:rsidDel="00000000" w:rsidR="00000000" w:rsidRPr="00000000">
        <w:rPr>
          <w:rtl w:val="0"/>
        </w:rPr>
      </w:r>
    </w:p>
    <w:p w:rsidR="00000000" w:rsidDel="00000000" w:rsidP="00000000" w:rsidRDefault="00000000" w:rsidRPr="00000000" w14:paraId="00000025">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26">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27">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28">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29">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2A">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2B">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2C">
      <w:pPr>
        <w:pageBreakBefore w:val="0"/>
        <w:ind w:left="0" w:firstLine="0"/>
        <w:rPr>
          <w:b w:val="1"/>
          <w:sz w:val="24"/>
          <w:szCs w:val="24"/>
        </w:rPr>
      </w:pPr>
      <w:r w:rsidDel="00000000" w:rsidR="00000000" w:rsidRPr="00000000">
        <w:rPr>
          <w:b w:val="1"/>
          <w:color w:val="ff0000"/>
          <w:sz w:val="24"/>
          <w:szCs w:val="24"/>
          <w:rtl w:val="0"/>
        </w:rPr>
        <w:t xml:space="preserve">       </w:t>
      </w:r>
      <w:r w:rsidDel="00000000" w:rsidR="00000000" w:rsidRPr="00000000">
        <w:rPr>
          <w:b w:val="1"/>
          <w:sz w:val="24"/>
          <w:szCs w:val="24"/>
          <w:rtl w:val="0"/>
        </w:rPr>
        <w:t xml:space="preserve">Implementazione con coda FIFO:</w:t>
      </w:r>
      <w:r w:rsidDel="00000000" w:rsidR="00000000" w:rsidRPr="00000000">
        <w:drawing>
          <wp:anchor allowOverlap="1" behindDoc="0" distB="0" distT="0" distL="114300" distR="114300" hidden="0" layoutInCell="1" locked="0" relativeHeight="0" simplePos="0">
            <wp:simplePos x="0" y="0"/>
            <wp:positionH relativeFrom="column">
              <wp:posOffset>262890</wp:posOffset>
            </wp:positionH>
            <wp:positionV relativeFrom="paragraph">
              <wp:posOffset>263525</wp:posOffset>
            </wp:positionV>
            <wp:extent cx="3688080" cy="2121535"/>
            <wp:effectExtent b="12700" l="12700" r="12700" t="12700"/>
            <wp:wrapSquare wrapText="bothSides" distB="0" distT="0" distL="114300" distR="114300"/>
            <wp:docPr id="8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688080" cy="2121535"/>
                    </a:xfrm>
                    <a:prstGeom prst="rect"/>
                    <a:ln w="12700">
                      <a:solidFill>
                        <a:srgbClr val="000000"/>
                      </a:solidFill>
                      <a:prstDash val="solid"/>
                    </a:ln>
                  </pic:spPr>
                </pic:pic>
              </a:graphicData>
            </a:graphic>
          </wp:anchor>
        </w:drawing>
      </w:r>
    </w:p>
    <w:p w:rsidR="00000000" w:rsidDel="00000000" w:rsidP="00000000" w:rsidRDefault="00000000" w:rsidRPr="00000000" w14:paraId="0000002D">
      <w:pPr>
        <w:pageBreakBefore w:val="0"/>
        <w:spacing w:after="0" w:lineRule="auto"/>
        <w:ind w:left="0" w:firstLine="0"/>
        <w:rPr>
          <w:sz w:val="24"/>
          <w:szCs w:val="24"/>
        </w:rPr>
      </w:pPr>
      <w:r w:rsidDel="00000000" w:rsidR="00000000" w:rsidRPr="00000000">
        <w:rPr>
          <w:sz w:val="24"/>
          <w:szCs w:val="24"/>
          <w:rtl w:val="0"/>
        </w:rPr>
        <w:t xml:space="preserve">Viene estratta la sorgente e vengono </w:t>
      </w:r>
      <w:r w:rsidDel="00000000" w:rsidR="00000000" w:rsidRPr="00000000">
        <w:rPr>
          <w:b w:val="1"/>
          <w:sz w:val="24"/>
          <w:szCs w:val="24"/>
          <w:rtl w:val="0"/>
        </w:rPr>
        <w:t xml:space="preserve">inseriti i nodi del livello 1</w:t>
      </w:r>
      <w:r w:rsidDel="00000000" w:rsidR="00000000" w:rsidRPr="00000000">
        <w:rPr>
          <w:sz w:val="24"/>
          <w:szCs w:val="24"/>
          <w:rtl w:val="0"/>
        </w:rPr>
        <w:t xml:space="preserve">.</w:t>
      </w:r>
    </w:p>
    <w:p w:rsidR="00000000" w:rsidDel="00000000" w:rsidP="00000000" w:rsidRDefault="00000000" w:rsidRPr="00000000" w14:paraId="0000002E">
      <w:pPr>
        <w:pageBreakBefore w:val="0"/>
        <w:spacing w:after="0" w:lineRule="auto"/>
        <w:ind w:left="0" w:firstLine="0"/>
        <w:rPr>
          <w:sz w:val="24"/>
          <w:szCs w:val="24"/>
        </w:rPr>
      </w:pPr>
      <w:r w:rsidDel="00000000" w:rsidR="00000000" w:rsidRPr="00000000">
        <w:rPr>
          <w:rtl w:val="0"/>
        </w:rPr>
      </w:r>
    </w:p>
    <w:p w:rsidR="00000000" w:rsidDel="00000000" w:rsidP="00000000" w:rsidRDefault="00000000" w:rsidRPr="00000000" w14:paraId="0000002F">
      <w:pPr>
        <w:pageBreakBefore w:val="0"/>
        <w:spacing w:after="0" w:lineRule="auto"/>
        <w:ind w:left="0" w:firstLine="0"/>
        <w:rPr>
          <w:sz w:val="24"/>
          <w:szCs w:val="24"/>
        </w:rPr>
      </w:pPr>
      <w:r w:rsidDel="00000000" w:rsidR="00000000" w:rsidRPr="00000000">
        <w:rPr>
          <w:sz w:val="24"/>
          <w:szCs w:val="24"/>
          <w:rtl w:val="0"/>
        </w:rPr>
        <w:t xml:space="preserve">Poi man mano vengono </w:t>
      </w:r>
      <w:r w:rsidDel="00000000" w:rsidR="00000000" w:rsidRPr="00000000">
        <w:rPr>
          <w:b w:val="1"/>
          <w:sz w:val="24"/>
          <w:szCs w:val="24"/>
          <w:rtl w:val="0"/>
        </w:rPr>
        <w:t xml:space="preserve">estratti i nodi del livello 1 ed inseriti quelli del livello 2</w:t>
      </w:r>
      <w:r w:rsidDel="00000000" w:rsidR="00000000" w:rsidRPr="00000000">
        <w:rPr>
          <w:sz w:val="24"/>
          <w:szCs w:val="24"/>
          <w:rtl w:val="0"/>
        </w:rPr>
        <w:t xml:space="preserve">.</w:t>
      </w:r>
    </w:p>
    <w:p w:rsidR="00000000" w:rsidDel="00000000" w:rsidP="00000000" w:rsidRDefault="00000000" w:rsidRPr="00000000" w14:paraId="00000030">
      <w:pPr>
        <w:pageBreakBefore w:val="0"/>
        <w:spacing w:after="0" w:lineRule="auto"/>
        <w:ind w:left="0" w:firstLine="0"/>
        <w:rPr>
          <w:sz w:val="24"/>
          <w:szCs w:val="24"/>
        </w:rPr>
      </w:pPr>
      <w:r w:rsidDel="00000000" w:rsidR="00000000" w:rsidRPr="00000000">
        <w:rPr>
          <w:rtl w:val="0"/>
        </w:rPr>
      </w:r>
    </w:p>
    <w:p w:rsidR="00000000" w:rsidDel="00000000" w:rsidP="00000000" w:rsidRDefault="00000000" w:rsidRPr="00000000" w14:paraId="00000031">
      <w:pPr>
        <w:pageBreakBefore w:val="0"/>
        <w:spacing w:after="0" w:lineRule="auto"/>
        <w:ind w:left="0" w:firstLine="0"/>
        <w:rPr>
          <w:sz w:val="24"/>
          <w:szCs w:val="24"/>
        </w:rPr>
      </w:pPr>
      <w:r w:rsidDel="00000000" w:rsidR="00000000" w:rsidRPr="00000000">
        <w:rPr>
          <w:sz w:val="24"/>
          <w:szCs w:val="24"/>
          <w:rtl w:val="0"/>
        </w:rPr>
        <w:t xml:space="preserve">Quando </w:t>
      </w:r>
      <w:r w:rsidDel="00000000" w:rsidR="00000000" w:rsidRPr="00000000">
        <w:rPr>
          <w:b w:val="1"/>
          <w:sz w:val="24"/>
          <w:szCs w:val="24"/>
          <w:rtl w:val="0"/>
        </w:rPr>
        <w:t xml:space="preserve">non ci sono più elementi</w:t>
      </w:r>
      <w:r w:rsidDel="00000000" w:rsidR="00000000" w:rsidRPr="00000000">
        <w:rPr>
          <w:sz w:val="24"/>
          <w:szCs w:val="24"/>
          <w:rtl w:val="0"/>
        </w:rPr>
        <w:t xml:space="preserve"> del livello 1, cominciano ad essere </w:t>
      </w:r>
      <w:r w:rsidDel="00000000" w:rsidR="00000000" w:rsidRPr="00000000">
        <w:rPr>
          <w:b w:val="1"/>
          <w:sz w:val="24"/>
          <w:szCs w:val="24"/>
          <w:rtl w:val="0"/>
        </w:rPr>
        <w:t xml:space="preserve">estratti i nodi del livello 2</w:t>
      </w:r>
      <w:r w:rsidDel="00000000" w:rsidR="00000000" w:rsidRPr="00000000">
        <w:rPr>
          <w:sz w:val="24"/>
          <w:szCs w:val="24"/>
          <w:rtl w:val="0"/>
        </w:rPr>
        <w:t xml:space="preserve"> e via via </w:t>
      </w:r>
      <w:r w:rsidDel="00000000" w:rsidR="00000000" w:rsidRPr="00000000">
        <w:rPr>
          <w:b w:val="1"/>
          <w:sz w:val="24"/>
          <w:szCs w:val="24"/>
          <w:rtl w:val="0"/>
        </w:rPr>
        <w:t xml:space="preserve">inseriti quelli del livello 3 e così via</w:t>
      </w:r>
      <w:r w:rsidDel="00000000" w:rsidR="00000000" w:rsidRPr="00000000">
        <w:rPr>
          <w:sz w:val="24"/>
          <w:szCs w:val="24"/>
          <w:rtl w:val="0"/>
        </w:rPr>
        <w:t xml:space="preserve">.</w:t>
      </w:r>
    </w:p>
    <w:p w:rsidR="00000000" w:rsidDel="00000000" w:rsidP="00000000" w:rsidRDefault="00000000" w:rsidRPr="00000000" w14:paraId="00000032">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33">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34">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35">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b w:val="1"/>
          <w:color w:val="ff0000"/>
          <w:sz w:val="24"/>
          <w:szCs w:val="24"/>
          <w:rtl w:val="0"/>
        </w:rPr>
        <w:t xml:space="preserve">Algoritmo</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 Depth First Search (DFS):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Riproduce il comportamento di una persona che esplora un labirinto. L’algoritmo si sposta da un nodo all’altro fin quando non arriva a un vicolo cieco, a questo punto torna indietro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Backtrack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riinizia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l’esplorazione fino a quando non ci sono più nodi da visitare.</w:t>
      </w:r>
      <w:r w:rsidDel="00000000" w:rsidR="00000000" w:rsidRPr="00000000">
        <w:rPr>
          <w:rtl w:val="0"/>
        </w:rPr>
      </w:r>
    </w:p>
    <w:p w:rsidR="00000000" w:rsidDel="00000000" w:rsidP="00000000" w:rsidRDefault="00000000" w:rsidRPr="00000000" w14:paraId="00000037">
      <w:pPr>
        <w:pageBreakBefore w:val="0"/>
        <w:ind w:left="360" w:firstLine="0"/>
        <w:rPr>
          <w:b w:val="1"/>
          <w:sz w:val="24"/>
          <w:szCs w:val="24"/>
        </w:rPr>
      </w:pPr>
      <w:r w:rsidDel="00000000" w:rsidR="00000000" w:rsidRPr="00000000">
        <w:rPr>
          <w:b w:val="1"/>
          <w:sz w:val="24"/>
          <w:szCs w:val="24"/>
          <w:rtl w:val="0"/>
        </w:rPr>
        <w:t xml:space="preserve">Pseudocodice:</w:t>
      </w:r>
      <w:r w:rsidDel="00000000" w:rsidR="00000000" w:rsidRPr="00000000">
        <w:drawing>
          <wp:anchor allowOverlap="1" behindDoc="0" distB="0" distT="0" distL="114300" distR="114300" hidden="0" layoutInCell="1" locked="0" relativeHeight="0" simplePos="0">
            <wp:simplePos x="0" y="0"/>
            <wp:positionH relativeFrom="column">
              <wp:posOffset>240665</wp:posOffset>
            </wp:positionH>
            <wp:positionV relativeFrom="paragraph">
              <wp:posOffset>233680</wp:posOffset>
            </wp:positionV>
            <wp:extent cx="2738755" cy="1330325"/>
            <wp:effectExtent b="12700" l="12700" r="12700" t="12700"/>
            <wp:wrapSquare wrapText="bothSides" distB="0" distT="0" distL="114300" distR="114300"/>
            <wp:docPr id="6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738755" cy="1330325"/>
                    </a:xfrm>
                    <a:prstGeom prst="rect"/>
                    <a:ln w="127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3068955</wp:posOffset>
            </wp:positionH>
            <wp:positionV relativeFrom="paragraph">
              <wp:posOffset>233680</wp:posOffset>
            </wp:positionV>
            <wp:extent cx="3561715" cy="1325245"/>
            <wp:effectExtent b="12700" l="12700" r="12700" t="12700"/>
            <wp:wrapSquare wrapText="bothSides" distB="0" distT="0" distL="114300" distR="114300"/>
            <wp:docPr id="123"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3561715" cy="1325245"/>
                    </a:xfrm>
                    <a:prstGeom prst="rect"/>
                    <a:ln w="12700">
                      <a:solidFill>
                        <a:srgbClr val="000000"/>
                      </a:solidFill>
                      <a:prstDash val="solid"/>
                    </a:ln>
                  </pic:spPr>
                </pic:pic>
              </a:graphicData>
            </a:graphic>
          </wp:anchor>
        </w:drawing>
      </w:r>
    </w:p>
    <w:p w:rsidR="00000000" w:rsidDel="00000000" w:rsidP="00000000" w:rsidRDefault="00000000" w:rsidRPr="00000000" w14:paraId="00000038">
      <w:pPr>
        <w:pageBreakBefore w:val="0"/>
        <w:ind w:left="360" w:firstLine="0"/>
        <w:rPr>
          <w:sz w:val="24"/>
          <w:szCs w:val="24"/>
        </w:rPr>
      </w:pPr>
      <w:r w:rsidDel="00000000" w:rsidR="00000000" w:rsidRPr="00000000">
        <w:rPr>
          <w:b w:val="1"/>
          <w:sz w:val="24"/>
          <w:szCs w:val="24"/>
          <w:rtl w:val="0"/>
        </w:rPr>
        <w:t xml:space="preserve">R </w:t>
      </w:r>
      <w:r w:rsidDel="00000000" w:rsidR="00000000" w:rsidRPr="00000000">
        <w:rPr>
          <w:sz w:val="24"/>
          <w:szCs w:val="24"/>
          <w:rtl w:val="0"/>
        </w:rPr>
        <w:t xml:space="preserve">rappresenta l’insieme dei vertici raggiunti.</w:t>
      </w:r>
      <w:r w:rsidDel="00000000" w:rsidR="00000000" w:rsidRPr="00000000">
        <w:drawing>
          <wp:anchor allowOverlap="1" behindDoc="0" distB="0" distT="0" distL="114300" distR="114300" hidden="0" layoutInCell="1" locked="0" relativeHeight="0" simplePos="0">
            <wp:simplePos x="0" y="0"/>
            <wp:positionH relativeFrom="column">
              <wp:posOffset>3063240</wp:posOffset>
            </wp:positionH>
            <wp:positionV relativeFrom="paragraph">
              <wp:posOffset>1367155</wp:posOffset>
            </wp:positionV>
            <wp:extent cx="3571875" cy="1026160"/>
            <wp:effectExtent b="12700" l="12700" r="12700" t="12700"/>
            <wp:wrapSquare wrapText="bothSides" distB="0" distT="0" distL="114300" distR="114300"/>
            <wp:docPr id="109"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3571875" cy="1026160"/>
                    </a:xfrm>
                    <a:prstGeom prst="rect"/>
                    <a:ln w="12700">
                      <a:solidFill>
                        <a:srgbClr val="000000"/>
                      </a:solidFill>
                      <a:prstDash val="solid"/>
                    </a:ln>
                  </pic:spPr>
                </pic:pic>
              </a:graphicData>
            </a:graphic>
          </wp:anchor>
        </w:drawing>
      </w:r>
    </w:p>
    <w:p w:rsidR="00000000" w:rsidDel="00000000" w:rsidP="00000000" w:rsidRDefault="00000000" w:rsidRPr="00000000" w14:paraId="00000039">
      <w:pPr>
        <w:pageBreakBefore w:val="0"/>
        <w:ind w:left="360" w:firstLine="0"/>
        <w:rPr>
          <w:sz w:val="24"/>
          <w:szCs w:val="24"/>
        </w:rPr>
      </w:pPr>
      <w:r w:rsidDel="00000000" w:rsidR="00000000" w:rsidRPr="00000000">
        <w:rPr>
          <w:sz w:val="24"/>
          <w:szCs w:val="24"/>
          <w:rtl w:val="0"/>
        </w:rPr>
        <w:t xml:space="preserve">Come il </w:t>
      </w:r>
      <w:r w:rsidDel="00000000" w:rsidR="00000000" w:rsidRPr="00000000">
        <w:rPr>
          <w:b w:val="1"/>
          <w:sz w:val="24"/>
          <w:szCs w:val="24"/>
          <w:rtl w:val="0"/>
        </w:rPr>
        <w:t xml:space="preserve">BFS </w:t>
      </w:r>
      <w:r w:rsidDel="00000000" w:rsidR="00000000" w:rsidRPr="00000000">
        <w:rPr>
          <w:sz w:val="24"/>
          <w:szCs w:val="24"/>
          <w:rtl w:val="0"/>
        </w:rPr>
        <w:t xml:space="preserve">il </w:t>
      </w:r>
      <w:r w:rsidDel="00000000" w:rsidR="00000000" w:rsidRPr="00000000">
        <w:rPr>
          <w:b w:val="1"/>
          <w:sz w:val="24"/>
          <w:szCs w:val="24"/>
          <w:rtl w:val="0"/>
        </w:rPr>
        <w:t xml:space="preserve">DFS </w:t>
      </w:r>
      <w:r w:rsidDel="00000000" w:rsidR="00000000" w:rsidRPr="00000000">
        <w:rPr>
          <w:sz w:val="24"/>
          <w:szCs w:val="24"/>
          <w:rtl w:val="0"/>
        </w:rPr>
        <w:t xml:space="preserve">produce un albero che ha come radice la sorgente </w:t>
      </w:r>
      <w:r w:rsidDel="00000000" w:rsidR="00000000" w:rsidRPr="00000000">
        <w:rPr>
          <w:b w:val="1"/>
          <w:sz w:val="24"/>
          <w:szCs w:val="24"/>
          <w:rtl w:val="0"/>
        </w:rPr>
        <w:t xml:space="preserve">s </w:t>
      </w:r>
      <w:r w:rsidDel="00000000" w:rsidR="00000000" w:rsidRPr="00000000">
        <w:rPr>
          <w:sz w:val="24"/>
          <w:szCs w:val="24"/>
          <w:rtl w:val="0"/>
        </w:rPr>
        <w:t xml:space="preserve">e come nodi tutti i nodi del grafo raggiungibili da </w:t>
      </w:r>
      <w:r w:rsidDel="00000000" w:rsidR="00000000" w:rsidRPr="00000000">
        <w:rPr>
          <w:b w:val="1"/>
          <w:sz w:val="24"/>
          <w:szCs w:val="24"/>
          <w:rtl w:val="0"/>
        </w:rPr>
        <w:t xml:space="preserve">s</w:t>
      </w:r>
      <w:r w:rsidDel="00000000" w:rsidR="00000000" w:rsidRPr="00000000">
        <w:rPr>
          <w:sz w:val="24"/>
          <w:szCs w:val="24"/>
          <w:rtl w:val="0"/>
        </w:rPr>
        <w:t xml:space="preserve">.</w:t>
      </w:r>
    </w:p>
    <w:p w:rsidR="00000000" w:rsidDel="00000000" w:rsidP="00000000" w:rsidRDefault="00000000" w:rsidRPr="00000000" w14:paraId="0000003A">
      <w:pPr>
        <w:pageBreakBefore w:val="0"/>
        <w:ind w:left="0" w:firstLine="0"/>
        <w:rPr>
          <w:b w:val="1"/>
          <w:color w:val="ff0000"/>
          <w:sz w:val="24"/>
          <w:szCs w:val="24"/>
        </w:rPr>
      </w:pPr>
      <w:r w:rsidDel="00000000" w:rsidR="00000000" w:rsidRPr="00000000">
        <w:rPr>
          <w:b w:val="1"/>
          <w:color w:val="ff0000"/>
          <w:sz w:val="24"/>
          <w:szCs w:val="24"/>
          <w:rtl w:val="0"/>
        </w:rPr>
        <w:tab/>
      </w:r>
    </w:p>
    <w:p w:rsidR="00000000" w:rsidDel="00000000" w:rsidP="00000000" w:rsidRDefault="00000000" w:rsidRPr="00000000" w14:paraId="0000003B">
      <w:pPr>
        <w:pageBreakBefore w:val="0"/>
        <w:ind w:left="0" w:firstLine="360"/>
        <w:rPr>
          <w:b w:val="1"/>
          <w:sz w:val="24"/>
          <w:szCs w:val="24"/>
        </w:rPr>
      </w:pPr>
      <w:r w:rsidDel="00000000" w:rsidR="00000000" w:rsidRPr="00000000">
        <w:rPr>
          <w:b w:val="1"/>
          <w:sz w:val="24"/>
          <w:szCs w:val="24"/>
          <w:rtl w:val="0"/>
        </w:rPr>
        <w:t xml:space="preserve">Implementazione tramite stack:</w:t>
      </w:r>
    </w:p>
    <w:p w:rsidR="00000000" w:rsidDel="00000000" w:rsidP="00000000" w:rsidRDefault="00000000" w:rsidRPr="00000000" w14:paraId="0000003C">
      <w:pPr>
        <w:pageBreakBefore w:val="0"/>
        <w:ind w:left="0" w:firstLine="360"/>
        <w:rPr>
          <w:b w:val="1"/>
          <w:sz w:val="24"/>
          <w:szCs w:val="24"/>
        </w:rPr>
      </w:pPr>
      <w:r w:rsidDel="00000000" w:rsidR="00000000" w:rsidRPr="00000000">
        <w:rPr>
          <w:b w:val="1"/>
          <w:sz w:val="24"/>
          <w:szCs w:val="24"/>
        </w:rPr>
        <w:drawing>
          <wp:inline distB="0" distT="0" distL="0" distR="0">
            <wp:extent cx="3652196" cy="1573382"/>
            <wp:effectExtent b="12700" l="12700" r="12700" t="12700"/>
            <wp:docPr id="124" name="image60.png"/>
            <a:graphic>
              <a:graphicData uri="http://schemas.openxmlformats.org/drawingml/2006/picture">
                <pic:pic>
                  <pic:nvPicPr>
                    <pic:cNvPr id="0" name="image60.png"/>
                    <pic:cNvPicPr preferRelativeResize="0"/>
                  </pic:nvPicPr>
                  <pic:blipFill>
                    <a:blip r:embed="rId22"/>
                    <a:srcRect b="38781" l="0" r="0" t="0"/>
                    <a:stretch>
                      <a:fillRect/>
                    </a:stretch>
                  </pic:blipFill>
                  <pic:spPr>
                    <a:xfrm>
                      <a:off x="0" y="0"/>
                      <a:ext cx="3652196" cy="15733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pageBreakBefore w:val="0"/>
        <w:ind w:left="0"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254000</wp:posOffset>
            </wp:positionH>
            <wp:positionV relativeFrom="paragraph">
              <wp:posOffset>24130</wp:posOffset>
            </wp:positionV>
            <wp:extent cx="3596640" cy="933450"/>
            <wp:effectExtent b="12700" l="12700" r="12700" t="12700"/>
            <wp:wrapSquare wrapText="bothSides" distB="0" distT="0" distL="114300" distR="114300"/>
            <wp:docPr id="6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596640" cy="933450"/>
                    </a:xfrm>
                    <a:prstGeom prst="rect"/>
                    <a:ln w="12700">
                      <a:solidFill>
                        <a:srgbClr val="000000"/>
                      </a:solidFill>
                      <a:prstDash val="solid"/>
                    </a:ln>
                  </pic:spPr>
                </pic:pic>
              </a:graphicData>
            </a:graphic>
          </wp:anchor>
        </w:drawing>
      </w:r>
    </w:p>
    <w:p w:rsidR="00000000" w:rsidDel="00000000" w:rsidP="00000000" w:rsidRDefault="00000000" w:rsidRPr="00000000" w14:paraId="0000003E">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3F">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40">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41">
      <w:pPr>
        <w:pageBreakBefore w:val="0"/>
        <w:ind w:left="0" w:firstLine="0"/>
        <w:rPr>
          <w:sz w:val="24"/>
          <w:szCs w:val="24"/>
        </w:rPr>
      </w:pPr>
      <w:r w:rsidDel="00000000" w:rsidR="00000000" w:rsidRPr="00000000">
        <w:rPr>
          <w:b w:val="1"/>
          <w:sz w:val="24"/>
          <w:szCs w:val="24"/>
          <w:rtl w:val="0"/>
        </w:rPr>
        <w:t xml:space="preserve">Componente connessa: </w:t>
      </w:r>
      <w:r w:rsidDel="00000000" w:rsidR="00000000" w:rsidRPr="00000000">
        <w:rPr>
          <w:sz w:val="24"/>
          <w:szCs w:val="24"/>
          <w:rtl w:val="0"/>
        </w:rPr>
        <w:t xml:space="preserve">Sottoinsieme di vertici tale che per ciascuna coppia di vertici </w:t>
      </w:r>
      <w:r w:rsidDel="00000000" w:rsidR="00000000" w:rsidRPr="00000000">
        <w:rPr>
          <w:b w:val="1"/>
          <w:sz w:val="24"/>
          <w:szCs w:val="24"/>
          <w:rtl w:val="0"/>
        </w:rPr>
        <w:t xml:space="preserve">u </w:t>
      </w:r>
      <w:r w:rsidDel="00000000" w:rsidR="00000000" w:rsidRPr="00000000">
        <w:rPr>
          <w:sz w:val="24"/>
          <w:szCs w:val="24"/>
          <w:rtl w:val="0"/>
        </w:rPr>
        <w:t xml:space="preserve">e </w:t>
      </w:r>
      <w:r w:rsidDel="00000000" w:rsidR="00000000" w:rsidRPr="00000000">
        <w:rPr>
          <w:b w:val="1"/>
          <w:sz w:val="24"/>
          <w:szCs w:val="24"/>
          <w:rtl w:val="0"/>
        </w:rPr>
        <w:t xml:space="preserve">v </w:t>
      </w:r>
      <w:r w:rsidDel="00000000" w:rsidR="00000000" w:rsidRPr="00000000">
        <w:rPr>
          <w:sz w:val="24"/>
          <w:szCs w:val="24"/>
          <w:rtl w:val="0"/>
        </w:rPr>
        <w:t xml:space="preserve">esiste un percorso tra </w:t>
      </w:r>
      <w:r w:rsidDel="00000000" w:rsidR="00000000" w:rsidRPr="00000000">
        <w:rPr>
          <w:b w:val="1"/>
          <w:sz w:val="24"/>
          <w:szCs w:val="24"/>
          <w:rtl w:val="0"/>
        </w:rPr>
        <w:t xml:space="preserve">u </w:t>
      </w:r>
      <w:r w:rsidDel="00000000" w:rsidR="00000000" w:rsidRPr="00000000">
        <w:rPr>
          <w:sz w:val="24"/>
          <w:szCs w:val="24"/>
          <w:rtl w:val="0"/>
        </w:rPr>
        <w:t xml:space="preserve">e </w:t>
      </w:r>
      <w:r w:rsidDel="00000000" w:rsidR="00000000" w:rsidRPr="00000000">
        <w:rPr>
          <w:b w:val="1"/>
          <w:sz w:val="24"/>
          <w:szCs w:val="24"/>
          <w:rtl w:val="0"/>
        </w:rPr>
        <w:t xml:space="preserve">v.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4491990</wp:posOffset>
            </wp:positionH>
            <wp:positionV relativeFrom="paragraph">
              <wp:posOffset>23495</wp:posOffset>
            </wp:positionV>
            <wp:extent cx="2153920" cy="1212215"/>
            <wp:effectExtent b="12700" l="12700" r="12700" t="12700"/>
            <wp:wrapSquare wrapText="bothSides" distB="0" distT="0" distL="114300" distR="114300"/>
            <wp:docPr id="101" name="image52.png"/>
            <a:graphic>
              <a:graphicData uri="http://schemas.openxmlformats.org/drawingml/2006/picture">
                <pic:pic>
                  <pic:nvPicPr>
                    <pic:cNvPr id="0" name="image52.png"/>
                    <pic:cNvPicPr preferRelativeResize="0"/>
                  </pic:nvPicPr>
                  <pic:blipFill>
                    <a:blip r:embed="rId24"/>
                    <a:srcRect b="10171" l="5887" r="8345" t="11393"/>
                    <a:stretch>
                      <a:fillRect/>
                    </a:stretch>
                  </pic:blipFill>
                  <pic:spPr>
                    <a:xfrm>
                      <a:off x="0" y="0"/>
                      <a:ext cx="2153920" cy="1212215"/>
                    </a:xfrm>
                    <a:prstGeom prst="rect"/>
                    <a:ln w="12700">
                      <a:solidFill>
                        <a:srgbClr val="000000"/>
                      </a:solidFill>
                      <a:prstDash val="solid"/>
                    </a:ln>
                  </pic:spPr>
                </pic:pic>
              </a:graphicData>
            </a:graphic>
          </wp:anchor>
        </w:drawing>
      </w:r>
    </w:p>
    <w:p w:rsidR="00000000" w:rsidDel="00000000" w:rsidP="00000000" w:rsidRDefault="00000000" w:rsidRPr="00000000" w14:paraId="00000042">
      <w:pPr>
        <w:pageBreakBefore w:val="0"/>
        <w:ind w:left="0" w:firstLine="0"/>
        <w:rPr>
          <w:sz w:val="24"/>
          <w:szCs w:val="24"/>
        </w:rPr>
      </w:pPr>
      <w:r w:rsidDel="00000000" w:rsidR="00000000" w:rsidRPr="00000000">
        <w:rPr>
          <w:sz w:val="24"/>
          <w:szCs w:val="24"/>
          <w:rtl w:val="0"/>
        </w:rPr>
        <w:t xml:space="preserve">Nel </w:t>
      </w:r>
      <w:r w:rsidDel="00000000" w:rsidR="00000000" w:rsidRPr="00000000">
        <w:rPr>
          <w:sz w:val="24"/>
          <w:szCs w:val="24"/>
          <w:rtl w:val="0"/>
        </w:rPr>
        <w:t xml:space="preserve">grafo</w:t>
      </w:r>
      <w:r w:rsidDel="00000000" w:rsidR="00000000" w:rsidRPr="00000000">
        <w:rPr>
          <w:sz w:val="24"/>
          <w:szCs w:val="24"/>
          <w:rtl w:val="0"/>
        </w:rPr>
        <w:t xml:space="preserve"> a destra per esempio, la componente connessa del </w:t>
      </w:r>
      <w:r w:rsidDel="00000000" w:rsidR="00000000" w:rsidRPr="00000000">
        <w:rPr>
          <w:b w:val="1"/>
          <w:sz w:val="24"/>
          <w:szCs w:val="24"/>
          <w:rtl w:val="0"/>
        </w:rPr>
        <w:t xml:space="preserve">nodo 1 </w:t>
      </w:r>
      <w:r w:rsidDel="00000000" w:rsidR="00000000" w:rsidRPr="00000000">
        <w:rPr>
          <w:sz w:val="24"/>
          <w:szCs w:val="24"/>
          <w:rtl w:val="0"/>
        </w:rPr>
        <w:t xml:space="preserve">è: </w:t>
      </w:r>
      <w:r w:rsidDel="00000000" w:rsidR="00000000" w:rsidRPr="00000000">
        <w:rPr>
          <w:b w:val="1"/>
          <w:sz w:val="24"/>
          <w:szCs w:val="24"/>
          <w:rtl w:val="0"/>
        </w:rPr>
        <w:t xml:space="preserve">{1, 2, 3, 4, 5, 6, 7, 8}.</w:t>
      </w:r>
      <w:r w:rsidDel="00000000" w:rsidR="00000000" w:rsidRPr="00000000">
        <w:rPr>
          <w:rtl w:val="0"/>
        </w:rPr>
      </w:r>
    </w:p>
    <w:p w:rsidR="00000000" w:rsidDel="00000000" w:rsidP="00000000" w:rsidRDefault="00000000" w:rsidRPr="00000000" w14:paraId="00000043">
      <w:pPr>
        <w:pageBreakBefore w:val="0"/>
        <w:ind w:left="0" w:firstLine="0"/>
        <w:rPr>
          <w:sz w:val="24"/>
          <w:szCs w:val="24"/>
        </w:rPr>
      </w:pPr>
      <w:r w:rsidDel="00000000" w:rsidR="00000000" w:rsidRPr="00000000">
        <w:rPr>
          <w:sz w:val="24"/>
          <w:szCs w:val="24"/>
          <w:rtl w:val="0"/>
        </w:rPr>
        <w:t xml:space="preserve">Per trovare la componente connessa di un determinato nodo </w:t>
      </w:r>
      <w:r w:rsidDel="00000000" w:rsidR="00000000" w:rsidRPr="00000000">
        <w:rPr>
          <w:b w:val="1"/>
          <w:sz w:val="24"/>
          <w:szCs w:val="24"/>
          <w:rtl w:val="0"/>
        </w:rPr>
        <w:t xml:space="preserve">s </w:t>
      </w:r>
      <w:r w:rsidDel="00000000" w:rsidR="00000000" w:rsidRPr="00000000">
        <w:rPr>
          <w:sz w:val="24"/>
          <w:szCs w:val="24"/>
          <w:rtl w:val="0"/>
        </w:rPr>
        <w:t xml:space="preserve">in un grafo si esegue l’algoritmo </w:t>
      </w:r>
      <w:r w:rsidDel="00000000" w:rsidR="00000000" w:rsidRPr="00000000">
        <w:rPr>
          <w:b w:val="1"/>
          <w:sz w:val="24"/>
          <w:szCs w:val="24"/>
          <w:rtl w:val="0"/>
        </w:rPr>
        <w:t xml:space="preserve">BFS</w:t>
      </w:r>
      <w:r w:rsidDel="00000000" w:rsidR="00000000" w:rsidRPr="00000000">
        <w:rPr>
          <w:b w:val="1"/>
          <w:sz w:val="24"/>
          <w:szCs w:val="24"/>
          <w:rtl w:val="0"/>
        </w:rPr>
        <w:t xml:space="preserve"> </w:t>
      </w:r>
      <w:r w:rsidDel="00000000" w:rsidR="00000000" w:rsidRPr="00000000">
        <w:rPr>
          <w:sz w:val="24"/>
          <w:szCs w:val="24"/>
          <w:rtl w:val="0"/>
        </w:rPr>
        <w:t xml:space="preserve">o</w:t>
      </w:r>
      <w:r w:rsidDel="00000000" w:rsidR="00000000" w:rsidRPr="00000000">
        <w:rPr>
          <w:b w:val="1"/>
          <w:sz w:val="24"/>
          <w:szCs w:val="24"/>
          <w:rtl w:val="0"/>
        </w:rPr>
        <w:t xml:space="preserve"> DFS </w:t>
      </w:r>
      <w:r w:rsidDel="00000000" w:rsidR="00000000" w:rsidRPr="00000000">
        <w:rPr>
          <w:sz w:val="24"/>
          <w:szCs w:val="24"/>
          <w:rtl w:val="0"/>
        </w:rPr>
        <w:t xml:space="preserve">a partire dal nodo </w:t>
      </w:r>
      <w:r w:rsidDel="00000000" w:rsidR="00000000" w:rsidRPr="00000000">
        <w:rPr>
          <w:b w:val="1"/>
          <w:sz w:val="24"/>
          <w:szCs w:val="24"/>
          <w:rtl w:val="0"/>
        </w:rPr>
        <w:t xml:space="preserve">s</w:t>
      </w:r>
      <w:r w:rsidDel="00000000" w:rsidR="00000000" w:rsidRPr="00000000">
        <w:rPr>
          <w:sz w:val="24"/>
          <w:szCs w:val="24"/>
          <w:rtl w:val="0"/>
        </w:rPr>
        <w:t xml:space="preserve">.</w:t>
      </w:r>
    </w:p>
    <w:p w:rsidR="00000000" w:rsidDel="00000000" w:rsidP="00000000" w:rsidRDefault="00000000" w:rsidRPr="00000000" w14:paraId="00000044">
      <w:pPr>
        <w:pageBreakBefore w:val="0"/>
        <w:ind w:left="0" w:firstLine="0"/>
        <w:rPr>
          <w:b w:val="1"/>
          <w:sz w:val="24"/>
          <w:szCs w:val="24"/>
        </w:rPr>
      </w:pPr>
      <w:r w:rsidDel="00000000" w:rsidR="00000000" w:rsidRPr="00000000">
        <w:rPr>
          <w:b w:val="1"/>
          <w:sz w:val="24"/>
          <w:szCs w:val="24"/>
          <w:rtl w:val="0"/>
        </w:rPr>
        <w:t xml:space="preserve">Teorema: </w:t>
      </w:r>
      <w:r w:rsidDel="00000000" w:rsidR="00000000" w:rsidRPr="00000000">
        <w:rPr>
          <w:sz w:val="24"/>
          <w:szCs w:val="24"/>
          <w:rtl w:val="0"/>
        </w:rPr>
        <w:t xml:space="preserve">Per ogni due nodi </w:t>
      </w:r>
      <w:r w:rsidDel="00000000" w:rsidR="00000000" w:rsidRPr="00000000">
        <w:rPr>
          <w:b w:val="1"/>
          <w:sz w:val="24"/>
          <w:szCs w:val="24"/>
          <w:rtl w:val="0"/>
        </w:rPr>
        <w:t xml:space="preserve">s </w:t>
      </w:r>
      <w:r w:rsidDel="00000000" w:rsidR="00000000" w:rsidRPr="00000000">
        <w:rPr>
          <w:sz w:val="24"/>
          <w:szCs w:val="24"/>
          <w:rtl w:val="0"/>
        </w:rPr>
        <w:t xml:space="preserve">e </w:t>
      </w:r>
      <w:r w:rsidDel="00000000" w:rsidR="00000000" w:rsidRPr="00000000">
        <w:rPr>
          <w:b w:val="1"/>
          <w:sz w:val="24"/>
          <w:szCs w:val="24"/>
          <w:rtl w:val="0"/>
        </w:rPr>
        <w:t xml:space="preserve">t </w:t>
      </w:r>
      <w:r w:rsidDel="00000000" w:rsidR="00000000" w:rsidRPr="00000000">
        <w:rPr>
          <w:sz w:val="24"/>
          <w:szCs w:val="24"/>
          <w:rtl w:val="0"/>
        </w:rPr>
        <w:t xml:space="preserve">di un grado, le loro componenti connesse o sono uguali o disgiunte. </w:t>
      </w:r>
      <w:r w:rsidDel="00000000" w:rsidR="00000000" w:rsidRPr="00000000">
        <w:rPr>
          <w:b w:val="1"/>
          <w:sz w:val="24"/>
          <w:szCs w:val="24"/>
          <w:rtl w:val="0"/>
        </w:rPr>
        <w:t xml:space="preserve">(</w:t>
      </w:r>
      <w:r w:rsidDel="00000000" w:rsidR="00000000" w:rsidRPr="00000000">
        <w:rPr>
          <w:b w:val="1"/>
          <w:color w:val="ff0000"/>
          <w:sz w:val="24"/>
          <w:szCs w:val="24"/>
          <w:rtl w:val="0"/>
        </w:rPr>
        <w:t xml:space="preserve">Dim: </w:t>
      </w:r>
      <w:r w:rsidDel="00000000" w:rsidR="00000000" w:rsidRPr="00000000">
        <w:rPr>
          <w:sz w:val="24"/>
          <w:szCs w:val="24"/>
          <w:rtl w:val="0"/>
        </w:rPr>
        <w:t xml:space="preserve">Banalmente se esiste un cammino tra </w:t>
      </w:r>
      <w:r w:rsidDel="00000000" w:rsidR="00000000" w:rsidRPr="00000000">
        <w:rPr>
          <w:b w:val="1"/>
          <w:sz w:val="24"/>
          <w:szCs w:val="24"/>
          <w:rtl w:val="0"/>
        </w:rPr>
        <w:t xml:space="preserve">s</w:t>
      </w:r>
      <w:r w:rsidDel="00000000" w:rsidR="00000000" w:rsidRPr="00000000">
        <w:rPr>
          <w:sz w:val="24"/>
          <w:szCs w:val="24"/>
          <w:rtl w:val="0"/>
        </w:rPr>
        <w:t xml:space="preserve"> e </w:t>
      </w:r>
      <w:r w:rsidDel="00000000" w:rsidR="00000000" w:rsidRPr="00000000">
        <w:rPr>
          <w:b w:val="1"/>
          <w:sz w:val="24"/>
          <w:szCs w:val="24"/>
          <w:rtl w:val="0"/>
        </w:rPr>
        <w:t xml:space="preserve">t </w:t>
      </w:r>
      <w:r w:rsidDel="00000000" w:rsidR="00000000" w:rsidRPr="00000000">
        <w:rPr>
          <w:sz w:val="24"/>
          <w:szCs w:val="24"/>
          <w:rtl w:val="0"/>
        </w:rPr>
        <w:t xml:space="preserve">le loro componenti connesse saranno uguali. Altrimenti se non esiste un cammino tra </w:t>
      </w:r>
      <w:r w:rsidDel="00000000" w:rsidR="00000000" w:rsidRPr="00000000">
        <w:rPr>
          <w:b w:val="1"/>
          <w:sz w:val="24"/>
          <w:szCs w:val="24"/>
          <w:rtl w:val="0"/>
        </w:rPr>
        <w:t xml:space="preserve">s </w:t>
      </w:r>
      <w:r w:rsidDel="00000000" w:rsidR="00000000" w:rsidRPr="00000000">
        <w:rPr>
          <w:sz w:val="24"/>
          <w:szCs w:val="24"/>
          <w:rtl w:val="0"/>
        </w:rPr>
        <w:t xml:space="preserve">e </w:t>
      </w:r>
      <w:r w:rsidDel="00000000" w:rsidR="00000000" w:rsidRPr="00000000">
        <w:rPr>
          <w:b w:val="1"/>
          <w:sz w:val="24"/>
          <w:szCs w:val="24"/>
          <w:rtl w:val="0"/>
        </w:rPr>
        <w:t xml:space="preserve">t</w:t>
      </w:r>
      <w:r w:rsidDel="00000000" w:rsidR="00000000" w:rsidRPr="00000000">
        <w:rPr>
          <w:sz w:val="24"/>
          <w:szCs w:val="24"/>
          <w:rtl w:val="0"/>
        </w:rPr>
        <w:t xml:space="preserve">, le componenti connesse saranno sicuramente diverse</w:t>
      </w:r>
      <w:r w:rsidDel="00000000" w:rsidR="00000000" w:rsidRPr="00000000">
        <w:rPr>
          <w:b w:val="1"/>
          <w:sz w:val="24"/>
          <w:szCs w:val="24"/>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3769995</wp:posOffset>
            </wp:positionH>
            <wp:positionV relativeFrom="paragraph">
              <wp:posOffset>23495</wp:posOffset>
            </wp:positionV>
            <wp:extent cx="2860675" cy="1112520"/>
            <wp:effectExtent b="12700" l="12700" r="12700" t="12700"/>
            <wp:wrapSquare wrapText="bothSides" distB="0" distT="0" distL="114300" distR="114300"/>
            <wp:docPr id="8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60675" cy="1112520"/>
                    </a:xfrm>
                    <a:prstGeom prst="rect"/>
                    <a:ln w="12700">
                      <a:solidFill>
                        <a:srgbClr val="000000"/>
                      </a:solidFill>
                      <a:prstDash val="solid"/>
                    </a:ln>
                  </pic:spPr>
                </pic:pic>
              </a:graphicData>
            </a:graphic>
          </wp:anchor>
        </w:drawing>
      </w:r>
    </w:p>
    <w:p w:rsidR="00000000" w:rsidDel="00000000" w:rsidP="00000000" w:rsidRDefault="00000000" w:rsidRPr="00000000" w14:paraId="00000045">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46">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47">
      <w:pPr>
        <w:pageBreakBefore w:val="0"/>
        <w:ind w:left="0" w:firstLine="0"/>
        <w:rPr>
          <w:sz w:val="24"/>
          <w:szCs w:val="24"/>
        </w:rPr>
      </w:pPr>
      <w:r w:rsidDel="00000000" w:rsidR="00000000" w:rsidRPr="00000000">
        <w:rPr>
          <w:b w:val="1"/>
          <w:sz w:val="24"/>
          <w:szCs w:val="24"/>
          <w:rtl w:val="0"/>
        </w:rPr>
        <w:t xml:space="preserve">Grafi bipartiti: </w:t>
      </w:r>
      <w:r w:rsidDel="00000000" w:rsidR="00000000" w:rsidRPr="00000000">
        <w:rPr>
          <w:sz w:val="24"/>
          <w:szCs w:val="24"/>
          <w:rtl w:val="0"/>
        </w:rPr>
        <w:t xml:space="preserve">un grafo non direzionato è </w:t>
      </w:r>
      <w:r w:rsidDel="00000000" w:rsidR="00000000" w:rsidRPr="00000000">
        <w:rPr>
          <w:b w:val="1"/>
          <w:sz w:val="24"/>
          <w:szCs w:val="24"/>
          <w:rtl w:val="0"/>
        </w:rPr>
        <w:t xml:space="preserve">bipartito</w:t>
      </w:r>
      <w:r w:rsidDel="00000000" w:rsidR="00000000" w:rsidRPr="00000000">
        <w:rPr>
          <w:sz w:val="24"/>
          <w:szCs w:val="24"/>
          <w:rtl w:val="0"/>
        </w:rPr>
        <w:t xml:space="preserve"> se l’insieme di nodi può essere partizionato in due sottoinsiemi </w:t>
      </w:r>
      <w:r w:rsidDel="00000000" w:rsidR="00000000" w:rsidRPr="00000000">
        <w:rPr>
          <w:b w:val="1"/>
          <w:sz w:val="24"/>
          <w:szCs w:val="24"/>
          <w:rtl w:val="0"/>
        </w:rPr>
        <w:t xml:space="preserve">X </w:t>
      </w:r>
      <w:r w:rsidDel="00000000" w:rsidR="00000000" w:rsidRPr="00000000">
        <w:rPr>
          <w:sz w:val="24"/>
          <w:szCs w:val="24"/>
          <w:rtl w:val="0"/>
        </w:rPr>
        <w:t xml:space="preserve">e </w:t>
      </w:r>
      <w:r w:rsidDel="00000000" w:rsidR="00000000" w:rsidRPr="00000000">
        <w:rPr>
          <w:b w:val="1"/>
          <w:sz w:val="24"/>
          <w:szCs w:val="24"/>
          <w:rtl w:val="0"/>
        </w:rPr>
        <w:t xml:space="preserve">Y </w:t>
      </w:r>
      <w:r w:rsidDel="00000000" w:rsidR="00000000" w:rsidRPr="00000000">
        <w:rPr>
          <w:sz w:val="24"/>
          <w:szCs w:val="24"/>
          <w:rtl w:val="0"/>
        </w:rPr>
        <w:t xml:space="preserve">tali che ciascun arco del grafo ha una delle due estremità in </w:t>
      </w:r>
      <w:r w:rsidDel="00000000" w:rsidR="00000000" w:rsidRPr="00000000">
        <w:rPr>
          <w:b w:val="1"/>
          <w:sz w:val="24"/>
          <w:szCs w:val="24"/>
          <w:rtl w:val="0"/>
        </w:rPr>
        <w:t xml:space="preserve">X </w:t>
      </w:r>
      <w:r w:rsidDel="00000000" w:rsidR="00000000" w:rsidRPr="00000000">
        <w:rPr>
          <w:sz w:val="24"/>
          <w:szCs w:val="24"/>
          <w:rtl w:val="0"/>
        </w:rPr>
        <w:t xml:space="preserve"> e l’altra in </w:t>
      </w:r>
      <w:r w:rsidDel="00000000" w:rsidR="00000000" w:rsidRPr="00000000">
        <w:rPr>
          <w:b w:val="1"/>
          <w:sz w:val="24"/>
          <w:szCs w:val="24"/>
          <w:rtl w:val="0"/>
        </w:rPr>
        <w:t xml:space="preserve">Y.</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5845810</wp:posOffset>
            </wp:positionH>
            <wp:positionV relativeFrom="paragraph">
              <wp:posOffset>19050</wp:posOffset>
            </wp:positionV>
            <wp:extent cx="800100" cy="1011555"/>
            <wp:effectExtent b="12700" l="12700" r="12700" t="12700"/>
            <wp:wrapSquare wrapText="bothSides" distB="0" distT="0" distL="114300" distR="114300"/>
            <wp:docPr id="8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800100" cy="1011555"/>
                    </a:xfrm>
                    <a:prstGeom prst="rect"/>
                    <a:ln w="12700">
                      <a:solidFill>
                        <a:srgbClr val="000000"/>
                      </a:solidFill>
                      <a:prstDash val="solid"/>
                    </a:ln>
                  </pic:spPr>
                </pic:pic>
              </a:graphicData>
            </a:graphic>
          </wp:anchor>
        </w:drawing>
      </w:r>
    </w:p>
    <w:p w:rsidR="00000000" w:rsidDel="00000000" w:rsidP="00000000" w:rsidRDefault="00000000" w:rsidRPr="00000000" w14:paraId="00000048">
      <w:pPr>
        <w:pageBreakBefore w:val="0"/>
        <w:ind w:left="0" w:firstLine="0"/>
        <w:rPr>
          <w:sz w:val="24"/>
          <w:szCs w:val="24"/>
        </w:rPr>
      </w:pPr>
      <w:r w:rsidDel="00000000" w:rsidR="00000000" w:rsidRPr="00000000">
        <w:rPr>
          <w:b w:val="1"/>
          <w:sz w:val="24"/>
          <w:szCs w:val="24"/>
          <w:rtl w:val="0"/>
        </w:rPr>
        <w:t xml:space="preserve">Lemma: </w:t>
      </w:r>
      <w:r w:rsidDel="00000000" w:rsidR="00000000" w:rsidRPr="00000000">
        <w:rPr>
          <w:sz w:val="24"/>
          <w:szCs w:val="24"/>
          <w:rtl w:val="0"/>
        </w:rPr>
        <w:t xml:space="preserve">se un grafo </w:t>
      </w:r>
      <w:r w:rsidDel="00000000" w:rsidR="00000000" w:rsidRPr="00000000">
        <w:rPr>
          <w:b w:val="1"/>
          <w:sz w:val="24"/>
          <w:szCs w:val="24"/>
          <w:rtl w:val="0"/>
        </w:rPr>
        <w:t xml:space="preserve">G </w:t>
      </w:r>
      <w:r w:rsidDel="00000000" w:rsidR="00000000" w:rsidRPr="00000000">
        <w:rPr>
          <w:sz w:val="24"/>
          <w:szCs w:val="24"/>
          <w:rtl w:val="0"/>
        </w:rPr>
        <w:t xml:space="preserve">è bipartito, non può contenere un ciclo dispari. </w:t>
      </w:r>
      <w:r w:rsidDel="00000000" w:rsidR="00000000" w:rsidRPr="00000000">
        <w:rPr>
          <w:b w:val="1"/>
          <w:sz w:val="24"/>
          <w:szCs w:val="24"/>
          <w:rtl w:val="0"/>
        </w:rPr>
        <w:t xml:space="preserve">(</w:t>
      </w:r>
      <w:r w:rsidDel="00000000" w:rsidR="00000000" w:rsidRPr="00000000">
        <w:rPr>
          <w:b w:val="1"/>
          <w:color w:val="ff0000"/>
          <w:sz w:val="24"/>
          <w:szCs w:val="24"/>
          <w:rtl w:val="0"/>
        </w:rPr>
        <w:t xml:space="preserve">Dim: </w:t>
      </w:r>
      <w:r w:rsidDel="00000000" w:rsidR="00000000" w:rsidRPr="00000000">
        <w:rPr>
          <w:sz w:val="24"/>
          <w:szCs w:val="24"/>
          <w:rtl w:val="0"/>
        </w:rPr>
        <w:t xml:space="preserve">Non è possibile colorare di rosso e blu i nodi su un ciclo dispari in modo che ogni arco abbia le estremità di diverso colore</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49">
      <w:pPr>
        <w:pageBreakBefore w:val="0"/>
        <w:ind w:left="0" w:firstLine="0"/>
        <w:rPr>
          <w:sz w:val="24"/>
          <w:szCs w:val="24"/>
        </w:rPr>
      </w:pPr>
      <w:r w:rsidDel="00000000" w:rsidR="00000000" w:rsidRPr="00000000">
        <w:rPr>
          <w:sz w:val="24"/>
          <w:szCs w:val="24"/>
          <w:rtl w:val="0"/>
        </w:rPr>
        <w:t xml:space="preserve">Questo lemma ci permette di modificare il </w:t>
      </w:r>
      <w:r w:rsidDel="00000000" w:rsidR="00000000" w:rsidRPr="00000000">
        <w:rPr>
          <w:b w:val="1"/>
          <w:sz w:val="24"/>
          <w:szCs w:val="24"/>
          <w:rtl w:val="0"/>
        </w:rPr>
        <w:t xml:space="preserve">BFS </w:t>
      </w:r>
      <w:r w:rsidDel="00000000" w:rsidR="00000000" w:rsidRPr="00000000">
        <w:rPr>
          <w:sz w:val="24"/>
          <w:szCs w:val="24"/>
          <w:rtl w:val="0"/>
        </w:rPr>
        <w:t xml:space="preserve">per verificare se un grafo è bipartito.</w:t>
      </w:r>
      <w:r w:rsidDel="00000000" w:rsidR="00000000" w:rsidRPr="00000000">
        <w:drawing>
          <wp:anchor allowOverlap="1" behindDoc="0" distB="0" distT="0" distL="114300" distR="114300" hidden="0" layoutInCell="1" locked="0" relativeHeight="0" simplePos="0">
            <wp:simplePos x="0" y="0"/>
            <wp:positionH relativeFrom="column">
              <wp:posOffset>4309745</wp:posOffset>
            </wp:positionH>
            <wp:positionV relativeFrom="paragraph">
              <wp:posOffset>431800</wp:posOffset>
            </wp:positionV>
            <wp:extent cx="2336165" cy="1107440"/>
            <wp:effectExtent b="12700" l="12700" r="12700" t="12700"/>
            <wp:wrapSquare wrapText="bothSides" distB="0" distT="0" distL="114300" distR="114300"/>
            <wp:docPr id="99"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2336165" cy="1107440"/>
                    </a:xfrm>
                    <a:prstGeom prst="rect"/>
                    <a:ln w="127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20320</wp:posOffset>
            </wp:positionV>
            <wp:extent cx="3448050" cy="1544955"/>
            <wp:effectExtent b="12700" l="12700" r="12700" t="12700"/>
            <wp:wrapSquare wrapText="bothSides" distB="0" distT="0" distL="114300" distR="114300"/>
            <wp:docPr id="7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448050" cy="1544955"/>
                    </a:xfrm>
                    <a:prstGeom prst="rect"/>
                    <a:ln w="12700">
                      <a:solidFill>
                        <a:srgbClr val="000000"/>
                      </a:solidFill>
                      <a:prstDash val="solid"/>
                    </a:ln>
                  </pic:spPr>
                </pic:pic>
              </a:graphicData>
            </a:graphic>
          </wp:anchor>
        </w:drawing>
      </w:r>
    </w:p>
    <w:p w:rsidR="00000000" w:rsidDel="00000000" w:rsidP="00000000" w:rsidRDefault="00000000" w:rsidRPr="00000000" w14:paraId="0000004A">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4B">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4C">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4D">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4E">
      <w:pPr>
        <w:pageBreakBefore w:val="0"/>
        <w:spacing w:before="240" w:lineRule="auto"/>
        <w:ind w:left="0" w:firstLine="0"/>
        <w:rPr>
          <w:b w:val="1"/>
          <w:sz w:val="24"/>
          <w:szCs w:val="24"/>
        </w:rPr>
      </w:pPr>
      <w:r w:rsidDel="00000000" w:rsidR="00000000" w:rsidRPr="00000000">
        <w:rPr>
          <w:b w:val="1"/>
          <w:sz w:val="24"/>
          <w:szCs w:val="24"/>
          <w:rtl w:val="0"/>
        </w:rPr>
        <w:t xml:space="preserve">Mutualmente raggiungibili: </w:t>
      </w:r>
      <w:r w:rsidDel="00000000" w:rsidR="00000000" w:rsidRPr="00000000">
        <w:rPr>
          <w:sz w:val="24"/>
          <w:szCs w:val="24"/>
          <w:rtl w:val="0"/>
        </w:rPr>
        <w:t xml:space="preserve">due nodi </w:t>
      </w:r>
      <w:r w:rsidDel="00000000" w:rsidR="00000000" w:rsidRPr="00000000">
        <w:rPr>
          <w:b w:val="1"/>
          <w:sz w:val="24"/>
          <w:szCs w:val="24"/>
          <w:rtl w:val="0"/>
        </w:rPr>
        <w:t xml:space="preserve">u </w:t>
      </w:r>
      <w:r w:rsidDel="00000000" w:rsidR="00000000" w:rsidRPr="00000000">
        <w:rPr>
          <w:sz w:val="24"/>
          <w:szCs w:val="24"/>
          <w:rtl w:val="0"/>
        </w:rPr>
        <w:t xml:space="preserve">e </w:t>
      </w:r>
      <w:r w:rsidDel="00000000" w:rsidR="00000000" w:rsidRPr="00000000">
        <w:rPr>
          <w:b w:val="1"/>
          <w:sz w:val="24"/>
          <w:szCs w:val="24"/>
          <w:rtl w:val="0"/>
        </w:rPr>
        <w:t xml:space="preserve">v</w:t>
      </w:r>
      <w:r w:rsidDel="00000000" w:rsidR="00000000" w:rsidRPr="00000000">
        <w:rPr>
          <w:sz w:val="24"/>
          <w:szCs w:val="24"/>
          <w:rtl w:val="0"/>
        </w:rPr>
        <w:t xml:space="preserve"> si dicono </w:t>
      </w:r>
      <w:r w:rsidDel="00000000" w:rsidR="00000000" w:rsidRPr="00000000">
        <w:rPr>
          <w:b w:val="1"/>
          <w:sz w:val="24"/>
          <w:szCs w:val="24"/>
          <w:rtl w:val="0"/>
        </w:rPr>
        <w:t xml:space="preserve">mutualmente</w:t>
      </w:r>
      <w:r w:rsidDel="00000000" w:rsidR="00000000" w:rsidRPr="00000000">
        <w:rPr>
          <w:b w:val="1"/>
          <w:sz w:val="24"/>
          <w:szCs w:val="24"/>
          <w:rtl w:val="0"/>
        </w:rPr>
        <w:t xml:space="preserve"> raggiungibili </w:t>
      </w:r>
      <w:r w:rsidDel="00000000" w:rsidR="00000000" w:rsidRPr="00000000">
        <w:rPr>
          <w:sz w:val="24"/>
          <w:szCs w:val="24"/>
          <w:rtl w:val="0"/>
        </w:rPr>
        <w:t xml:space="preserve">se esiste un percorso tra </w:t>
      </w:r>
      <w:r w:rsidDel="00000000" w:rsidR="00000000" w:rsidRPr="00000000">
        <w:rPr>
          <w:b w:val="1"/>
          <w:sz w:val="24"/>
          <w:szCs w:val="24"/>
          <w:rtl w:val="0"/>
        </w:rPr>
        <w:t xml:space="preserve">u </w:t>
      </w:r>
      <w:r w:rsidDel="00000000" w:rsidR="00000000" w:rsidRPr="00000000">
        <w:rPr>
          <w:sz w:val="24"/>
          <w:szCs w:val="24"/>
          <w:rtl w:val="0"/>
        </w:rPr>
        <w:t xml:space="preserve">a </w:t>
      </w:r>
      <w:r w:rsidDel="00000000" w:rsidR="00000000" w:rsidRPr="00000000">
        <w:rPr>
          <w:b w:val="1"/>
          <w:sz w:val="24"/>
          <w:szCs w:val="24"/>
          <w:rtl w:val="0"/>
        </w:rPr>
        <w:t xml:space="preserve">v </w:t>
      </w:r>
      <w:r w:rsidDel="00000000" w:rsidR="00000000" w:rsidRPr="00000000">
        <w:rPr>
          <w:sz w:val="24"/>
          <w:szCs w:val="24"/>
          <w:rtl w:val="0"/>
        </w:rPr>
        <w:t xml:space="preserve">e un percorso da </w:t>
      </w:r>
      <w:r w:rsidDel="00000000" w:rsidR="00000000" w:rsidRPr="00000000">
        <w:rPr>
          <w:b w:val="1"/>
          <w:sz w:val="24"/>
          <w:szCs w:val="24"/>
          <w:rtl w:val="0"/>
        </w:rPr>
        <w:t xml:space="preserve">v </w:t>
      </w:r>
      <w:r w:rsidDel="00000000" w:rsidR="00000000" w:rsidRPr="00000000">
        <w:rPr>
          <w:sz w:val="24"/>
          <w:szCs w:val="24"/>
          <w:rtl w:val="0"/>
        </w:rPr>
        <w:t xml:space="preserve">a </w:t>
      </w:r>
      <w:r w:rsidDel="00000000" w:rsidR="00000000" w:rsidRPr="00000000">
        <w:rPr>
          <w:b w:val="1"/>
          <w:sz w:val="24"/>
          <w:szCs w:val="24"/>
          <w:rtl w:val="0"/>
        </w:rPr>
        <w:t xml:space="preserve">u.</w:t>
      </w:r>
      <w:r w:rsidDel="00000000" w:rsidR="00000000" w:rsidRPr="00000000">
        <w:drawing>
          <wp:anchor allowOverlap="1" behindDoc="0" distB="0" distT="0" distL="114300" distR="114300" hidden="0" layoutInCell="1" locked="0" relativeHeight="0" simplePos="0">
            <wp:simplePos x="0" y="0"/>
            <wp:positionH relativeFrom="column">
              <wp:posOffset>3504565</wp:posOffset>
            </wp:positionH>
            <wp:positionV relativeFrom="paragraph">
              <wp:posOffset>71755</wp:posOffset>
            </wp:positionV>
            <wp:extent cx="3114675" cy="1637665"/>
            <wp:effectExtent b="12700" l="12700" r="12700" t="12700"/>
            <wp:wrapSquare wrapText="bothSides" distB="0" distT="0" distL="114300" distR="114300"/>
            <wp:docPr id="9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3114675" cy="1637665"/>
                    </a:xfrm>
                    <a:prstGeom prst="rect"/>
                    <a:ln w="12700">
                      <a:solidFill>
                        <a:srgbClr val="000000"/>
                      </a:solidFill>
                      <a:prstDash val="solid"/>
                    </a:ln>
                  </pic:spPr>
                </pic:pic>
              </a:graphicData>
            </a:graphic>
          </wp:anchor>
        </w:drawing>
      </w:r>
    </w:p>
    <w:p w:rsidR="00000000" w:rsidDel="00000000" w:rsidP="00000000" w:rsidRDefault="00000000" w:rsidRPr="00000000" w14:paraId="0000004F">
      <w:pPr>
        <w:pageBreakBefore w:val="0"/>
        <w:ind w:left="0" w:firstLine="0"/>
        <w:rPr>
          <w:sz w:val="24"/>
          <w:szCs w:val="24"/>
        </w:rPr>
      </w:pPr>
      <w:r w:rsidDel="00000000" w:rsidR="00000000" w:rsidRPr="00000000">
        <w:rPr>
          <w:b w:val="1"/>
          <w:sz w:val="24"/>
          <w:szCs w:val="24"/>
          <w:rtl w:val="0"/>
        </w:rPr>
        <w:t xml:space="preserve">Fortemente connesso: </w:t>
      </w:r>
      <w:r w:rsidDel="00000000" w:rsidR="00000000" w:rsidRPr="00000000">
        <w:rPr>
          <w:sz w:val="24"/>
          <w:szCs w:val="24"/>
          <w:rtl w:val="0"/>
        </w:rPr>
        <w:t xml:space="preserve">un grafo </w:t>
      </w:r>
      <w:r w:rsidDel="00000000" w:rsidR="00000000" w:rsidRPr="00000000">
        <w:rPr>
          <w:b w:val="1"/>
          <w:sz w:val="24"/>
          <w:szCs w:val="24"/>
          <w:rtl w:val="0"/>
        </w:rPr>
        <w:t xml:space="preserve">G</w:t>
      </w:r>
      <w:r w:rsidDel="00000000" w:rsidR="00000000" w:rsidRPr="00000000">
        <w:rPr>
          <w:sz w:val="24"/>
          <w:szCs w:val="24"/>
          <w:rtl w:val="0"/>
        </w:rPr>
        <w:t xml:space="preserve"> si dice </w:t>
      </w:r>
      <w:r w:rsidDel="00000000" w:rsidR="00000000" w:rsidRPr="00000000">
        <w:rPr>
          <w:b w:val="1"/>
          <w:sz w:val="24"/>
          <w:szCs w:val="24"/>
          <w:rtl w:val="0"/>
        </w:rPr>
        <w:t xml:space="preserve">fortemente connesso</w:t>
      </w:r>
      <w:r w:rsidDel="00000000" w:rsidR="00000000" w:rsidRPr="00000000">
        <w:rPr>
          <w:sz w:val="24"/>
          <w:szCs w:val="24"/>
          <w:rtl w:val="0"/>
        </w:rPr>
        <w:t xml:space="preserve"> se ogni coppia di nodi è </w:t>
      </w:r>
      <w:r w:rsidDel="00000000" w:rsidR="00000000" w:rsidRPr="00000000">
        <w:rPr>
          <w:sz w:val="24"/>
          <w:szCs w:val="24"/>
          <w:rtl w:val="0"/>
        </w:rPr>
        <w:t xml:space="preserve">mutualmente</w:t>
      </w:r>
      <w:r w:rsidDel="00000000" w:rsidR="00000000" w:rsidRPr="00000000">
        <w:rPr>
          <w:sz w:val="24"/>
          <w:szCs w:val="24"/>
          <w:rtl w:val="0"/>
        </w:rPr>
        <w:t xml:space="preserve"> raggiungibile.</w:t>
      </w:r>
    </w:p>
    <w:p w:rsidR="00000000" w:rsidDel="00000000" w:rsidP="00000000" w:rsidRDefault="00000000" w:rsidRPr="00000000" w14:paraId="00000050">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51">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52">
      <w:pPr>
        <w:pageBreakBefore w:val="0"/>
        <w:ind w:left="0" w:firstLine="0"/>
        <w:rPr>
          <w:sz w:val="24"/>
          <w:szCs w:val="24"/>
        </w:rPr>
      </w:pPr>
      <w:r w:rsidDel="00000000" w:rsidR="00000000" w:rsidRPr="00000000">
        <w:rPr>
          <w:b w:val="1"/>
          <w:sz w:val="24"/>
          <w:szCs w:val="24"/>
          <w:rtl w:val="0"/>
        </w:rPr>
        <w:t xml:space="preserve">DAG: </w:t>
      </w:r>
      <w:r w:rsidDel="00000000" w:rsidR="00000000" w:rsidRPr="00000000">
        <w:rPr>
          <w:sz w:val="24"/>
          <w:szCs w:val="24"/>
          <w:rtl w:val="0"/>
        </w:rPr>
        <w:t xml:space="preserve">è un grafo direzionato che non contiene cicli direzionati. All’interno di un DAG viene detto </w:t>
      </w:r>
      <w:r w:rsidDel="00000000" w:rsidR="00000000" w:rsidRPr="00000000">
        <w:rPr>
          <w:b w:val="1"/>
          <w:sz w:val="24"/>
          <w:szCs w:val="24"/>
          <w:rtl w:val="0"/>
        </w:rPr>
        <w:t xml:space="preserve">ordinamento topologico</w:t>
      </w:r>
      <w:r w:rsidDel="00000000" w:rsidR="00000000" w:rsidRPr="00000000">
        <w:rPr>
          <w:sz w:val="24"/>
          <w:szCs w:val="24"/>
          <w:rtl w:val="0"/>
        </w:rPr>
        <w:t xml:space="preserve">, un etichettature dei suoi nodi </w:t>
      </w:r>
      <w:r w:rsidDel="00000000" w:rsidR="00000000" w:rsidRPr="00000000">
        <w:rPr>
          <w:b w:val="1"/>
          <w:sz w:val="24"/>
          <w:szCs w:val="24"/>
          <w:rtl w:val="0"/>
        </w:rPr>
        <w:t xml:space="preserve">v1,v2,…,Vn</w:t>
      </w:r>
      <w:r w:rsidDel="00000000" w:rsidR="00000000" w:rsidRPr="00000000">
        <w:rPr>
          <w:sz w:val="24"/>
          <w:szCs w:val="24"/>
          <w:rtl w:val="0"/>
        </w:rPr>
        <w:t xml:space="preserve">, tale che se </w:t>
      </w:r>
      <w:r w:rsidDel="00000000" w:rsidR="00000000" w:rsidRPr="00000000">
        <w:rPr>
          <w:b w:val="1"/>
          <w:sz w:val="24"/>
          <w:szCs w:val="24"/>
          <w:rtl w:val="0"/>
        </w:rPr>
        <w:t xml:space="preserve">G </w:t>
      </w:r>
      <w:r w:rsidDel="00000000" w:rsidR="00000000" w:rsidRPr="00000000">
        <w:rPr>
          <w:sz w:val="24"/>
          <w:szCs w:val="24"/>
          <w:rtl w:val="0"/>
        </w:rPr>
        <w:t xml:space="preserve">contiene un arco </w:t>
      </w:r>
      <w:r w:rsidDel="00000000" w:rsidR="00000000" w:rsidRPr="00000000">
        <w:rPr>
          <w:b w:val="1"/>
          <w:sz w:val="24"/>
          <w:szCs w:val="24"/>
          <w:rtl w:val="0"/>
        </w:rPr>
        <w:t xml:space="preserve">(Vi, Vj) </w:t>
      </w:r>
      <w:r w:rsidDel="00000000" w:rsidR="00000000" w:rsidRPr="00000000">
        <w:rPr>
          <w:sz w:val="24"/>
          <w:szCs w:val="24"/>
          <w:rtl w:val="0"/>
        </w:rPr>
        <w:t xml:space="preserve">si ha che </w:t>
      </w:r>
      <w:r w:rsidDel="00000000" w:rsidR="00000000" w:rsidRPr="00000000">
        <w:rPr>
          <w:b w:val="1"/>
          <w:sz w:val="24"/>
          <w:szCs w:val="24"/>
          <w:rtl w:val="0"/>
        </w:rPr>
        <w:t xml:space="preserve">i&lt;j.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5514340</wp:posOffset>
            </wp:positionH>
            <wp:positionV relativeFrom="paragraph">
              <wp:posOffset>22860</wp:posOffset>
            </wp:positionV>
            <wp:extent cx="1131570" cy="799465"/>
            <wp:effectExtent b="12700" l="12700" r="12700" t="12700"/>
            <wp:wrapSquare wrapText="bothSides" distB="0" distT="0" distL="114300" distR="114300"/>
            <wp:docPr id="78" name="image10.png"/>
            <a:graphic>
              <a:graphicData uri="http://schemas.openxmlformats.org/drawingml/2006/picture">
                <pic:pic>
                  <pic:nvPicPr>
                    <pic:cNvPr id="0" name="image10.png"/>
                    <pic:cNvPicPr preferRelativeResize="0"/>
                  </pic:nvPicPr>
                  <pic:blipFill>
                    <a:blip r:embed="rId30"/>
                    <a:srcRect b="2547" l="5342" r="2264" t="7707"/>
                    <a:stretch>
                      <a:fillRect/>
                    </a:stretch>
                  </pic:blipFill>
                  <pic:spPr>
                    <a:xfrm>
                      <a:off x="0" y="0"/>
                      <a:ext cx="1131570" cy="799465"/>
                    </a:xfrm>
                    <a:prstGeom prst="rect"/>
                    <a:ln w="12700">
                      <a:solidFill>
                        <a:srgbClr val="000000"/>
                      </a:solidFill>
                      <a:prstDash val="solid"/>
                    </a:ln>
                  </pic:spPr>
                </pic:pic>
              </a:graphicData>
            </a:graphic>
          </wp:anchor>
        </w:drawing>
      </w:r>
    </w:p>
    <w:p w:rsidR="00000000" w:rsidDel="00000000" w:rsidP="00000000" w:rsidRDefault="00000000" w:rsidRPr="00000000" w14:paraId="00000053">
      <w:pPr>
        <w:pageBreakBefore w:val="0"/>
        <w:ind w:left="0" w:firstLine="0"/>
        <w:rPr>
          <w:b w:val="1"/>
          <w:sz w:val="24"/>
          <w:szCs w:val="24"/>
        </w:rPr>
      </w:pPr>
      <w:r w:rsidDel="00000000" w:rsidR="00000000" w:rsidRPr="00000000">
        <w:rPr>
          <w:b w:val="1"/>
          <w:sz w:val="24"/>
          <w:szCs w:val="24"/>
          <w:rtl w:val="0"/>
        </w:rPr>
        <w:t xml:space="preserve">Alcuni Lemmi (dim sulle slide):</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un grafo direzionato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 un ordinamento topologico allora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è un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è un DAG allora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 un nodo senza archi entranti.</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è un DAG,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 un ordinamento topologico.</w:t>
      </w:r>
    </w:p>
    <w:p w:rsidR="00000000" w:rsidDel="00000000" w:rsidP="00000000" w:rsidRDefault="00000000" w:rsidRPr="00000000" w14:paraId="00000057">
      <w:pPr>
        <w:pageBreakBefore w:val="0"/>
        <w:ind w:left="0" w:firstLine="0"/>
        <w:rPr>
          <w:b w:val="1"/>
          <w:sz w:val="24"/>
          <w:szCs w:val="24"/>
        </w:rPr>
      </w:pPr>
      <w:r w:rsidDel="00000000" w:rsidR="00000000" w:rsidRPr="00000000">
        <w:rPr>
          <w:b w:val="1"/>
          <w:sz w:val="24"/>
          <w:szCs w:val="24"/>
          <w:rtl w:val="0"/>
        </w:rPr>
        <w:t xml:space="preserve">Algoritmo per l’ordinamento topologico:</w:t>
      </w:r>
      <w:r w:rsidDel="00000000" w:rsidR="00000000" w:rsidRPr="00000000">
        <w:drawing>
          <wp:anchor allowOverlap="1" behindDoc="0" distB="0" distT="0" distL="114300" distR="114300" hidden="0" layoutInCell="1" locked="0" relativeHeight="0" simplePos="0">
            <wp:simplePos x="0" y="0"/>
            <wp:positionH relativeFrom="column">
              <wp:posOffset>3770630</wp:posOffset>
            </wp:positionH>
            <wp:positionV relativeFrom="paragraph">
              <wp:posOffset>21590</wp:posOffset>
            </wp:positionV>
            <wp:extent cx="2857500" cy="1382395"/>
            <wp:effectExtent b="12700" l="12700" r="12700" t="12700"/>
            <wp:wrapSquare wrapText="bothSides" distB="0" distT="0" distL="114300" distR="114300"/>
            <wp:docPr id="8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857500" cy="1382395"/>
                    </a:xfrm>
                    <a:prstGeom prst="rect"/>
                    <a:ln w="12700">
                      <a:solidFill>
                        <a:srgbClr val="000000"/>
                      </a:solidFill>
                      <a:prstDash val="solid"/>
                    </a:ln>
                  </pic:spPr>
                </pic:pic>
              </a:graphicData>
            </a:graphic>
          </wp:anchor>
        </w:drawing>
      </w:r>
    </w:p>
    <w:p w:rsidR="00000000" w:rsidDel="00000000" w:rsidP="00000000" w:rsidRDefault="00000000" w:rsidRPr="00000000" w14:paraId="00000058">
      <w:pPr>
        <w:pageBreakBefore w:val="0"/>
        <w:ind w:left="0" w:firstLine="0"/>
        <w:rPr>
          <w:b w:val="1"/>
          <w:sz w:val="24"/>
          <w:szCs w:val="24"/>
        </w:rPr>
      </w:pPr>
      <w:r w:rsidDel="00000000" w:rsidR="00000000" w:rsidRPr="00000000">
        <w:rPr>
          <w:b w:val="1"/>
          <w:sz w:val="24"/>
          <w:szCs w:val="24"/>
        </w:rPr>
        <w:drawing>
          <wp:inline distB="0" distT="0" distL="0" distR="0">
            <wp:extent cx="3770423" cy="1186318"/>
            <wp:effectExtent b="0" l="0" r="0" t="0"/>
            <wp:docPr id="107"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3770423" cy="118631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ind w:left="0" w:firstLine="0"/>
        <w:rPr>
          <w:b w:val="1"/>
          <w:color w:val="ff0000"/>
          <w:sz w:val="24"/>
          <w:szCs w:val="24"/>
        </w:rPr>
      </w:pPr>
      <w:r w:rsidDel="00000000" w:rsidR="00000000" w:rsidRPr="00000000">
        <w:rPr>
          <w:rtl w:val="0"/>
        </w:rPr>
      </w:r>
    </w:p>
    <w:p w:rsidR="00000000" w:rsidDel="00000000" w:rsidP="00000000" w:rsidRDefault="00000000" w:rsidRPr="00000000" w14:paraId="0000005A">
      <w:pPr>
        <w:pageBreakBefore w:val="0"/>
        <w:ind w:left="0" w:firstLine="0"/>
        <w:rPr>
          <w:b w:val="1"/>
          <w:color w:val="ff0000"/>
          <w:sz w:val="28"/>
          <w:szCs w:val="28"/>
        </w:rPr>
      </w:pPr>
      <w:r w:rsidDel="00000000" w:rsidR="00000000" w:rsidRPr="00000000">
        <w:rPr>
          <w:rtl w:val="0"/>
        </w:rPr>
      </w:r>
    </w:p>
    <w:p w:rsidR="00000000" w:rsidDel="00000000" w:rsidP="00000000" w:rsidRDefault="00000000" w:rsidRPr="00000000" w14:paraId="0000005B">
      <w:pPr>
        <w:pageBreakBefore w:val="0"/>
        <w:ind w:left="0" w:firstLine="0"/>
        <w:rPr>
          <w:b w:val="1"/>
          <w:color w:val="ff0000"/>
          <w:sz w:val="28"/>
          <w:szCs w:val="28"/>
        </w:rPr>
      </w:pPr>
      <w:r w:rsidDel="00000000" w:rsidR="00000000" w:rsidRPr="00000000">
        <w:rPr>
          <w:rtl w:val="0"/>
        </w:rPr>
      </w:r>
    </w:p>
    <w:p w:rsidR="00000000" w:rsidDel="00000000" w:rsidP="00000000" w:rsidRDefault="00000000" w:rsidRPr="00000000" w14:paraId="0000005C">
      <w:pPr>
        <w:pageBreakBefore w:val="0"/>
        <w:ind w:left="0" w:firstLine="0"/>
        <w:rPr>
          <w:b w:val="1"/>
          <w:color w:val="ff0000"/>
          <w:sz w:val="28"/>
          <w:szCs w:val="28"/>
        </w:rPr>
      </w:pPr>
      <w:r w:rsidDel="00000000" w:rsidR="00000000" w:rsidRPr="00000000">
        <w:rPr>
          <w:rtl w:val="0"/>
        </w:rPr>
      </w:r>
    </w:p>
    <w:p w:rsidR="00000000" w:rsidDel="00000000" w:rsidP="00000000" w:rsidRDefault="00000000" w:rsidRPr="00000000" w14:paraId="0000005D">
      <w:pPr>
        <w:pageBreakBefore w:val="0"/>
        <w:ind w:left="0" w:firstLine="0"/>
        <w:rPr>
          <w:b w:val="1"/>
          <w:color w:val="ff0000"/>
          <w:sz w:val="28"/>
          <w:szCs w:val="28"/>
        </w:rPr>
      </w:pPr>
      <w:r w:rsidDel="00000000" w:rsidR="00000000" w:rsidRPr="00000000">
        <w:rPr>
          <w:rtl w:val="0"/>
        </w:rPr>
      </w:r>
    </w:p>
    <w:p w:rsidR="00000000" w:rsidDel="00000000" w:rsidP="00000000" w:rsidRDefault="00000000" w:rsidRPr="00000000" w14:paraId="0000005E">
      <w:pPr>
        <w:pageBreakBefore w:val="0"/>
        <w:ind w:left="0" w:firstLine="0"/>
        <w:rPr>
          <w:b w:val="1"/>
          <w:color w:val="000000"/>
          <w:sz w:val="24"/>
          <w:szCs w:val="24"/>
        </w:rPr>
      </w:pPr>
      <w:r w:rsidDel="00000000" w:rsidR="00000000" w:rsidRPr="00000000">
        <w:rPr>
          <w:b w:val="1"/>
          <w:color w:val="ff0000"/>
          <w:sz w:val="28"/>
          <w:szCs w:val="28"/>
          <w:rtl w:val="0"/>
        </w:rPr>
        <w:t xml:space="preserve">Algoritmi Greedy: </w:t>
      </w:r>
      <w:r w:rsidDel="00000000" w:rsidR="00000000" w:rsidRPr="00000000">
        <w:rPr>
          <w:color w:val="000000"/>
          <w:sz w:val="24"/>
          <w:szCs w:val="24"/>
          <w:rtl w:val="0"/>
        </w:rPr>
        <w:t xml:space="preserve">è un paradigma di progettazione di algoritmi che viene utilizzato principalmente per problemi di ottimizzazione, si basa sul effettuare ad ogni passo la scelta che in quel momento sembra la migliore (</w:t>
      </w:r>
      <w:r w:rsidDel="00000000" w:rsidR="00000000" w:rsidRPr="00000000">
        <w:rPr>
          <w:b w:val="1"/>
          <w:color w:val="000000"/>
          <w:sz w:val="24"/>
          <w:szCs w:val="24"/>
          <w:rtl w:val="0"/>
        </w:rPr>
        <w:t xml:space="preserve">localmente ottima</w:t>
      </w:r>
      <w:r w:rsidDel="00000000" w:rsidR="00000000" w:rsidRPr="00000000">
        <w:rPr>
          <w:color w:val="000000"/>
          <w:sz w:val="24"/>
          <w:szCs w:val="24"/>
          <w:rtl w:val="0"/>
        </w:rPr>
        <w:t xml:space="preserve">) nella speranza di ottenere alla fine una soluzione che sia </w:t>
      </w:r>
      <w:r w:rsidDel="00000000" w:rsidR="00000000" w:rsidRPr="00000000">
        <w:rPr>
          <w:b w:val="1"/>
          <w:color w:val="000000"/>
          <w:sz w:val="24"/>
          <w:szCs w:val="24"/>
          <w:rtl w:val="0"/>
        </w:rPr>
        <w:t xml:space="preserve">globalmente ottima</w:t>
      </w:r>
      <w:r w:rsidDel="00000000" w:rsidR="00000000" w:rsidRPr="00000000">
        <w:rPr>
          <w:color w:val="000000"/>
          <w:sz w:val="24"/>
          <w:szCs w:val="24"/>
          <w:rtl w:val="0"/>
        </w:rPr>
        <w:t xml:space="preserve">. Questo approccio non funziona sempre ma per molte classi di problemi sì.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3823970</wp:posOffset>
            </wp:positionH>
            <wp:positionV relativeFrom="paragraph">
              <wp:posOffset>24130</wp:posOffset>
            </wp:positionV>
            <wp:extent cx="2821940" cy="1314450"/>
            <wp:effectExtent b="12700" l="12700" r="12700" t="12700"/>
            <wp:wrapSquare wrapText="bothSides" distB="0" distT="0" distL="114300" distR="114300"/>
            <wp:docPr id="10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2821940" cy="1314450"/>
                    </a:xfrm>
                    <a:prstGeom prst="rect"/>
                    <a:ln w="12700">
                      <a:solidFill>
                        <a:srgbClr val="000000"/>
                      </a:solidFill>
                      <a:prstDash val="solid"/>
                    </a:ln>
                  </pic:spPr>
                </pic:pic>
              </a:graphicData>
            </a:graphic>
          </wp:anchor>
        </w:drawing>
      </w:r>
    </w:p>
    <w:p w:rsidR="00000000" w:rsidDel="00000000" w:rsidP="00000000" w:rsidRDefault="00000000" w:rsidRPr="00000000" w14:paraId="0000005F">
      <w:pPr>
        <w:pageBreakBefore w:val="0"/>
        <w:ind w:left="0" w:firstLine="0"/>
        <w:rPr>
          <w:color w:val="000000"/>
          <w:sz w:val="24"/>
          <w:szCs w:val="24"/>
        </w:rPr>
      </w:pPr>
      <w:r w:rsidDel="00000000" w:rsidR="00000000" w:rsidRPr="00000000">
        <w:rPr>
          <w:color w:val="000000"/>
          <w:sz w:val="24"/>
          <w:szCs w:val="24"/>
          <w:rtl w:val="0"/>
        </w:rPr>
        <w:t xml:space="preserve">Per ogni problema esistono vari approcci Greedy, il difficile sta nel trovare quello migliore in base al problema che si sta andando ad affrontare.</w:t>
      </w:r>
    </w:p>
    <w:p w:rsidR="00000000" w:rsidDel="00000000" w:rsidP="00000000" w:rsidRDefault="00000000" w:rsidRPr="00000000" w14:paraId="00000060">
      <w:pPr>
        <w:pageBreakBefore w:val="0"/>
        <w:ind w:left="0" w:firstLine="0"/>
        <w:rPr>
          <w:b w:val="1"/>
          <w:color w:val="000000"/>
          <w:sz w:val="24"/>
          <w:szCs w:val="24"/>
        </w:rPr>
      </w:pPr>
      <w:r w:rsidDel="00000000" w:rsidR="00000000" w:rsidRPr="00000000">
        <w:rPr>
          <w:b w:val="1"/>
          <w:color w:val="000000"/>
          <w:sz w:val="24"/>
          <w:szCs w:val="24"/>
          <w:rtl w:val="0"/>
        </w:rPr>
        <w:t xml:space="preserve">Problemi svolti con algoritmi Greedy:</w:t>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Interval Scheduling: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Abbiamo come input un insieme di attività ognuna che inizia in un instante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Sub>
      </m:oMat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 finisce in un instante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j</m:t>
            </m:r>
          </m:sub>
        </m:sSub>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sapendo che può essere eseguita una singola attività alla volta, il nostro </w:t>
      </w:r>
      <w:r w:rsidDel="00000000" w:rsidR="00000000" w:rsidRPr="00000000">
        <w:rPr>
          <w:sz w:val="24"/>
          <w:szCs w:val="24"/>
          <w:rtl w:val="0"/>
        </w:rPr>
        <w:t xml:space="preserve">obiettivo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è fare in modo che vengano svolte più attività possibili.</w:t>
      </w:r>
      <w:r w:rsidDel="00000000" w:rsidR="00000000" w:rsidRPr="00000000">
        <w:rPr>
          <w:rtl w:val="0"/>
        </w:rPr>
      </w:r>
    </w:p>
    <w:p w:rsidR="00000000" w:rsidDel="00000000" w:rsidP="00000000" w:rsidRDefault="00000000" w:rsidRPr="00000000" w14:paraId="00000062">
      <w:pPr>
        <w:pageBreakBefore w:val="0"/>
        <w:ind w:left="360" w:firstLine="0"/>
        <w:rPr>
          <w:color w:val="000000"/>
          <w:sz w:val="24"/>
          <w:szCs w:val="24"/>
        </w:rPr>
      </w:pPr>
      <w:r w:rsidDel="00000000" w:rsidR="00000000" w:rsidRPr="00000000">
        <w:rPr>
          <w:b w:val="1"/>
          <w:color w:val="000000"/>
          <w:sz w:val="24"/>
          <w:szCs w:val="24"/>
          <w:rtl w:val="0"/>
        </w:rPr>
        <w:t xml:space="preserve">Job Compatibili: </w:t>
      </w:r>
      <w:r w:rsidDel="00000000" w:rsidR="00000000" w:rsidRPr="00000000">
        <w:rPr>
          <w:color w:val="000000"/>
          <w:sz w:val="24"/>
          <w:szCs w:val="24"/>
          <w:rtl w:val="0"/>
        </w:rPr>
        <w:t xml:space="preserve">due job si dicono compatibili se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f</m:t>
            </m:r>
          </m:e>
          <m:sub>
            <m:r>
              <w:rPr>
                <w:rFonts w:ascii="Cambria Math" w:cs="Cambria Math" w:eastAsia="Cambria Math" w:hAnsi="Cambria Math"/>
                <w:color w:val="000000"/>
                <w:sz w:val="24"/>
                <w:szCs w:val="24"/>
              </w:rPr>
              <m:t xml:space="preserve">i</m:t>
            </m:r>
          </m:sub>
        </m:sSub>
        <m:r>
          <w:rPr>
            <w:rFonts w:ascii="Cambria Math" w:cs="Cambria Math" w:eastAsia="Cambria Math" w:hAnsi="Cambria Math"/>
            <w:color w:val="000000"/>
            <w:sz w:val="24"/>
            <w:szCs w:val="24"/>
          </w:rPr>
          <m:t xml:space="preserve">≤ </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S</m:t>
            </m:r>
          </m:e>
          <m:sub>
            <m:r>
              <w:rPr>
                <w:rFonts w:ascii="Cambria Math" w:cs="Cambria Math" w:eastAsia="Cambria Math" w:hAnsi="Cambria Math"/>
                <w:color w:val="000000"/>
                <w:sz w:val="24"/>
                <w:szCs w:val="24"/>
              </w:rPr>
              <m:t xml:space="preserve">j</m:t>
            </m:r>
          </m:sub>
        </m:sSub>
      </m:oMath>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oppure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f</m:t>
            </m:r>
          </m:e>
          <m:sub>
            <m:r>
              <w:rPr>
                <w:rFonts w:ascii="Cambria Math" w:cs="Cambria Math" w:eastAsia="Cambria Math" w:hAnsi="Cambria Math"/>
                <w:color w:val="000000"/>
                <w:sz w:val="24"/>
                <w:szCs w:val="24"/>
              </w:rPr>
              <m:t xml:space="preserve">j</m:t>
            </m:r>
          </m:sub>
        </m:sSub>
        <m:r>
          <w:rPr>
            <w:rFonts w:ascii="Cambria Math" w:cs="Cambria Math" w:eastAsia="Cambria Math" w:hAnsi="Cambria Math"/>
            <w:color w:val="000000"/>
            <w:sz w:val="24"/>
            <w:szCs w:val="24"/>
          </w:rPr>
          <m:t xml:space="preserve">≤ </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S</m:t>
            </m:r>
          </m:e>
          <m:sub>
            <m:r>
              <w:rPr>
                <w:rFonts w:ascii="Cambria Math" w:cs="Cambria Math" w:eastAsia="Cambria Math" w:hAnsi="Cambria Math"/>
                <w:color w:val="000000"/>
                <w:sz w:val="24"/>
                <w:szCs w:val="24"/>
              </w:rPr>
              <m:t xml:space="preserve">i</m:t>
            </m:r>
          </m:sub>
        </m:sSub>
      </m:oMath>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 sostanza quando iniziano uno dopo l’altro e non si sovrappongono.</w:t>
      </w:r>
    </w:p>
    <w:p w:rsidR="00000000" w:rsidDel="00000000" w:rsidP="00000000" w:rsidRDefault="00000000" w:rsidRPr="00000000" w14:paraId="00000063">
      <w:pPr>
        <w:pageBreakBefore w:val="0"/>
        <w:ind w:left="360" w:firstLine="0"/>
        <w:rPr>
          <w:color w:val="000000"/>
          <w:sz w:val="24"/>
          <w:szCs w:val="24"/>
        </w:rPr>
      </w:pPr>
      <w:r w:rsidDel="00000000" w:rsidR="00000000" w:rsidRPr="00000000">
        <w:rPr>
          <w:b w:val="1"/>
          <w:color w:val="000000"/>
          <w:sz w:val="24"/>
          <w:szCs w:val="24"/>
          <w:rtl w:val="0"/>
        </w:rPr>
        <w:t xml:space="preserve">Diverse strategie: </w:t>
      </w:r>
      <w:r w:rsidDel="00000000" w:rsidR="00000000" w:rsidRPr="00000000">
        <w:rPr>
          <w:color w:val="000000"/>
          <w:sz w:val="24"/>
          <w:szCs w:val="24"/>
          <w:rtl w:val="0"/>
        </w:rPr>
        <w:t xml:space="preserve">per risolvere il problema possiamo ricercare diverse strategie Greedy:</w:t>
      </w:r>
      <w:r w:rsidDel="00000000" w:rsidR="00000000" w:rsidRPr="00000000">
        <w:drawing>
          <wp:anchor allowOverlap="1" behindDoc="0" distB="0" distT="0" distL="114300" distR="114300" hidden="0" layoutInCell="1" locked="0" relativeHeight="0" simplePos="0">
            <wp:simplePos x="0" y="0"/>
            <wp:positionH relativeFrom="column">
              <wp:posOffset>262890</wp:posOffset>
            </wp:positionH>
            <wp:positionV relativeFrom="paragraph">
              <wp:posOffset>236855</wp:posOffset>
            </wp:positionV>
            <wp:extent cx="3860165" cy="2122170"/>
            <wp:effectExtent b="12700" l="12700" r="12700" t="12700"/>
            <wp:wrapSquare wrapText="bothSides" distB="0" distT="0" distL="114300" distR="114300"/>
            <wp:docPr id="93" name="image23.png"/>
            <a:graphic>
              <a:graphicData uri="http://schemas.openxmlformats.org/drawingml/2006/picture">
                <pic:pic>
                  <pic:nvPicPr>
                    <pic:cNvPr id="0" name="image23.png"/>
                    <pic:cNvPicPr preferRelativeResize="0"/>
                  </pic:nvPicPr>
                  <pic:blipFill>
                    <a:blip r:embed="rId34"/>
                    <a:srcRect b="0" l="0" r="0" t="1223"/>
                    <a:stretch>
                      <a:fillRect/>
                    </a:stretch>
                  </pic:blipFill>
                  <pic:spPr>
                    <a:xfrm>
                      <a:off x="0" y="0"/>
                      <a:ext cx="3860165" cy="2122170"/>
                    </a:xfrm>
                    <a:prstGeom prst="rect"/>
                    <a:ln w="12700">
                      <a:solidFill>
                        <a:srgbClr val="000000"/>
                      </a:solidFill>
                      <a:prstDash val="solid"/>
                    </a:ln>
                  </pic:spPr>
                </pic:pic>
              </a:graphicData>
            </a:graphic>
          </wp:anchor>
        </w:drawing>
      </w:r>
    </w:p>
    <w:p w:rsidR="00000000" w:rsidDel="00000000" w:rsidP="00000000" w:rsidRDefault="00000000" w:rsidRPr="00000000" w14:paraId="00000064">
      <w:pPr>
        <w:pageBreakBefore w:val="0"/>
        <w:ind w:left="360" w:firstLine="0"/>
        <w:rPr>
          <w:color w:val="000000"/>
          <w:sz w:val="24"/>
          <w:szCs w:val="24"/>
        </w:rPr>
      </w:pPr>
      <w:r w:rsidDel="00000000" w:rsidR="00000000" w:rsidRPr="00000000">
        <w:rPr>
          <w:color w:val="000000"/>
          <w:sz w:val="24"/>
          <w:szCs w:val="24"/>
          <w:rtl w:val="0"/>
        </w:rPr>
        <w:t xml:space="preserve">La strategia migliore è la </w:t>
      </w:r>
      <w:r w:rsidDel="00000000" w:rsidR="00000000" w:rsidRPr="00000000">
        <w:rPr>
          <w:b w:val="1"/>
          <w:color w:val="000000"/>
          <w:sz w:val="24"/>
          <w:szCs w:val="24"/>
          <w:rtl w:val="0"/>
        </w:rPr>
        <w:t xml:space="preserve">Earliest Finish Time</w:t>
      </w:r>
      <w:r w:rsidDel="00000000" w:rsidR="00000000" w:rsidRPr="00000000">
        <w:rPr>
          <w:color w:val="000000"/>
          <w:sz w:val="24"/>
          <w:szCs w:val="24"/>
          <w:rtl w:val="0"/>
        </w:rPr>
        <w:t xml:space="preserve">, ovvero selezionare prima i job che terminano prima. In modo da evitare i problemi legati alla altre, che risultato efficienti solo con alcuni input ben specifici e non nel caso medio.</w:t>
      </w:r>
    </w:p>
    <w:p w:rsidR="00000000" w:rsidDel="00000000" w:rsidP="00000000" w:rsidRDefault="00000000" w:rsidRPr="00000000" w14:paraId="00000065">
      <w:pPr>
        <w:pageBreakBefore w:val="0"/>
        <w:ind w:left="360" w:firstLine="0"/>
        <w:rPr>
          <w:color w:val="000000"/>
          <w:sz w:val="24"/>
          <w:szCs w:val="24"/>
        </w:rPr>
      </w:pPr>
      <w:r w:rsidDel="00000000" w:rsidR="00000000" w:rsidRPr="00000000">
        <w:rPr>
          <w:rtl w:val="0"/>
        </w:rPr>
      </w:r>
    </w:p>
    <w:p w:rsidR="00000000" w:rsidDel="00000000" w:rsidP="00000000" w:rsidRDefault="00000000" w:rsidRPr="00000000" w14:paraId="00000066">
      <w:pPr>
        <w:pageBreakBefore w:val="0"/>
        <w:ind w:left="360" w:firstLine="0"/>
        <w:rPr>
          <w:color w:val="000000"/>
          <w:sz w:val="24"/>
          <w:szCs w:val="24"/>
        </w:rPr>
      </w:pPr>
      <w:r w:rsidDel="00000000" w:rsidR="00000000" w:rsidRPr="00000000">
        <w:rPr>
          <w:rtl w:val="0"/>
        </w:rPr>
      </w:r>
    </w:p>
    <w:p w:rsidR="00000000" w:rsidDel="00000000" w:rsidP="00000000" w:rsidRDefault="00000000" w:rsidRPr="00000000" w14:paraId="00000067">
      <w:pPr>
        <w:pageBreakBefore w:val="0"/>
        <w:ind w:left="360" w:firstLine="0"/>
        <w:rPr>
          <w:b w:val="1"/>
          <w:color w:val="000000"/>
          <w:sz w:val="24"/>
          <w:szCs w:val="24"/>
        </w:rPr>
      </w:pPr>
      <w:r w:rsidDel="00000000" w:rsidR="00000000" w:rsidRPr="00000000">
        <w:rPr>
          <w:rtl w:val="0"/>
        </w:rPr>
      </w:r>
    </w:p>
    <w:p w:rsidR="00000000" w:rsidDel="00000000" w:rsidP="00000000" w:rsidRDefault="00000000" w:rsidRPr="00000000" w14:paraId="00000068">
      <w:pPr>
        <w:pageBreakBefore w:val="0"/>
        <w:spacing w:before="240" w:lineRule="auto"/>
        <w:ind w:left="360" w:firstLine="0"/>
        <w:rPr>
          <w:color w:val="000000"/>
          <w:sz w:val="24"/>
          <w:szCs w:val="24"/>
        </w:rPr>
      </w:pPr>
      <w:r w:rsidDel="00000000" w:rsidR="00000000" w:rsidRPr="00000000">
        <w:rPr>
          <w:b w:val="1"/>
          <w:color w:val="000000"/>
          <w:sz w:val="24"/>
          <w:szCs w:val="24"/>
          <w:rtl w:val="0"/>
        </w:rPr>
        <w:t xml:space="preserve">Pseudocodice: </w:t>
      </w:r>
      <w:r w:rsidDel="00000000" w:rsidR="00000000" w:rsidRPr="00000000">
        <w:rPr>
          <w:rtl w:val="0"/>
        </w:rPr>
      </w:r>
    </w:p>
    <w:p w:rsidR="00000000" w:rsidDel="00000000" w:rsidP="00000000" w:rsidRDefault="00000000" w:rsidRPr="00000000" w14:paraId="00000069">
      <w:pPr>
        <w:pageBreakBefore w:val="0"/>
        <w:ind w:left="360" w:firstLine="0"/>
        <w:rPr>
          <w:color w:val="000000"/>
          <w:sz w:val="24"/>
          <w:szCs w:val="24"/>
        </w:rPr>
      </w:pPr>
      <w:r w:rsidDel="00000000" w:rsidR="00000000" w:rsidRPr="00000000">
        <w:rPr>
          <w:b w:val="1"/>
          <w:color w:val="000000"/>
          <w:sz w:val="24"/>
          <w:szCs w:val="24"/>
          <w:rtl w:val="0"/>
        </w:rPr>
        <w:t xml:space="preserve">Teorema: </w:t>
      </w:r>
      <w:r w:rsidDel="00000000" w:rsidR="00000000" w:rsidRPr="00000000">
        <w:rPr>
          <w:color w:val="000000"/>
          <w:sz w:val="24"/>
          <w:szCs w:val="24"/>
          <w:rtl w:val="0"/>
        </w:rPr>
        <w:t xml:space="preserve">L’algoritmo Greedy basato sulla strategia “</w:t>
      </w:r>
      <w:r w:rsidDel="00000000" w:rsidR="00000000" w:rsidRPr="00000000">
        <w:rPr>
          <w:b w:val="1"/>
          <w:color w:val="000000"/>
          <w:sz w:val="24"/>
          <w:szCs w:val="24"/>
          <w:rtl w:val="0"/>
        </w:rPr>
        <w:t xml:space="preserve">Earliest Finish Time</w:t>
      </w:r>
      <w:r w:rsidDel="00000000" w:rsidR="00000000" w:rsidRPr="00000000">
        <w:rPr>
          <w:color w:val="000000"/>
          <w:sz w:val="24"/>
          <w:szCs w:val="24"/>
          <w:rtl w:val="0"/>
        </w:rPr>
        <w:t xml:space="preserve">” è ottimo (</w:t>
      </w:r>
      <w:r w:rsidDel="00000000" w:rsidR="00000000" w:rsidRPr="00000000">
        <w:rPr>
          <w:b w:val="1"/>
          <w:color w:val="ff0000"/>
          <w:sz w:val="24"/>
          <w:szCs w:val="24"/>
          <w:rtl w:val="0"/>
        </w:rPr>
        <w:t xml:space="preserve">Dim: </w:t>
      </w:r>
      <w:r w:rsidDel="00000000" w:rsidR="00000000" w:rsidRPr="00000000">
        <w:rPr>
          <w:color w:val="000000"/>
          <w:sz w:val="24"/>
          <w:szCs w:val="24"/>
          <w:rtl w:val="0"/>
        </w:rPr>
        <w:t xml:space="preserve">slide Greedy 1)</w:t>
      </w:r>
      <w:r w:rsidDel="00000000" w:rsidR="00000000" w:rsidRPr="00000000">
        <w:drawing>
          <wp:anchor allowOverlap="1" behindDoc="0" distB="0" distT="0" distL="114300" distR="114300" hidden="0" layoutInCell="1" locked="0" relativeHeight="0" simplePos="0">
            <wp:simplePos x="0" y="0"/>
            <wp:positionH relativeFrom="column">
              <wp:posOffset>249555</wp:posOffset>
            </wp:positionH>
            <wp:positionV relativeFrom="paragraph">
              <wp:posOffset>19050</wp:posOffset>
            </wp:positionV>
            <wp:extent cx="3067685" cy="1080770"/>
            <wp:effectExtent b="12700" l="12700" r="12700" t="12700"/>
            <wp:wrapSquare wrapText="bothSides" distB="0" distT="0" distL="114300" distR="114300"/>
            <wp:docPr id="113"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3067685" cy="1080770"/>
                    </a:xfrm>
                    <a:prstGeom prst="rect"/>
                    <a:ln w="12700">
                      <a:solidFill>
                        <a:srgbClr val="000000"/>
                      </a:solidFill>
                      <a:prstDash val="solid"/>
                    </a:ln>
                  </pic:spPr>
                </pic:pic>
              </a:graphicData>
            </a:graphic>
          </wp:anchor>
        </w:drawing>
      </w:r>
    </w:p>
    <w:p w:rsidR="00000000" w:rsidDel="00000000" w:rsidP="00000000" w:rsidRDefault="00000000" w:rsidRPr="00000000" w14:paraId="0000006A">
      <w:pPr>
        <w:pageBreakBefore w:val="0"/>
        <w:rPr>
          <w:color w:val="000000"/>
          <w:sz w:val="24"/>
          <w:szCs w:val="24"/>
        </w:rPr>
      </w:pPr>
      <w:r w:rsidDel="00000000" w:rsidR="00000000" w:rsidRPr="00000000">
        <w:rPr>
          <w:rtl w:val="0"/>
        </w:rPr>
      </w:r>
    </w:p>
    <w:p w:rsidR="00000000" w:rsidDel="00000000" w:rsidP="00000000" w:rsidRDefault="00000000" w:rsidRPr="00000000" w14:paraId="0000006B">
      <w:pPr>
        <w:pageBreakBefore w:val="0"/>
        <w:tabs>
          <w:tab w:val="left" w:pos="1668"/>
        </w:tabs>
        <w:rPr>
          <w:sz w:val="24"/>
          <w:szCs w:val="24"/>
        </w:rPr>
      </w:pPr>
      <w:r w:rsidDel="00000000" w:rsidR="00000000" w:rsidRPr="00000000">
        <w:rPr>
          <w:sz w:val="24"/>
          <w:szCs w:val="24"/>
          <w:rtl w:val="0"/>
        </w:rPr>
        <w:tab/>
        <w:tab/>
      </w:r>
      <w:r w:rsidDel="00000000" w:rsidR="00000000" w:rsidRPr="00000000">
        <w:drawing>
          <wp:anchor allowOverlap="1" behindDoc="0" distB="0" distT="0" distL="114300" distR="114300" hidden="0" layoutInCell="1" locked="0" relativeHeight="0" simplePos="0">
            <wp:simplePos x="0" y="0"/>
            <wp:positionH relativeFrom="column">
              <wp:posOffset>252095</wp:posOffset>
            </wp:positionH>
            <wp:positionV relativeFrom="paragraph">
              <wp:posOffset>418465</wp:posOffset>
            </wp:positionV>
            <wp:extent cx="3547745" cy="794385"/>
            <wp:effectExtent b="12700" l="12700" r="12700" t="12700"/>
            <wp:wrapSquare wrapText="bothSides" distB="0" distT="0" distL="114300" distR="114300"/>
            <wp:docPr id="8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547745" cy="794385"/>
                    </a:xfrm>
                    <a:prstGeom prst="rect"/>
                    <a:ln w="12700">
                      <a:solidFill>
                        <a:srgbClr val="000000"/>
                      </a:solidFill>
                      <a:prstDash val="solid"/>
                    </a:ln>
                  </pic:spPr>
                </pic:pic>
              </a:graphicData>
            </a:graphic>
          </wp:anchor>
        </w:drawing>
      </w:r>
    </w:p>
    <w:p w:rsidR="00000000" w:rsidDel="00000000" w:rsidP="00000000" w:rsidRDefault="00000000" w:rsidRPr="00000000" w14:paraId="0000006C">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6D">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6E">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6F">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70">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71">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72">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73">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74">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668"/>
        </w:tabs>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Partizionamento di intervalli: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questo caso disponiamo di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più risorse identiche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 di loro 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vogliamo che vengano svolte tutte le attività</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modo tale da usare il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minor numero di risorse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tenendo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 fatto che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due attività non possono usufruire della stessa risorsa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allo stesso tempo.</w:t>
      </w:r>
      <w:r w:rsidDel="00000000" w:rsidR="00000000" w:rsidRPr="00000000">
        <w:drawing>
          <wp:anchor allowOverlap="1" behindDoc="0" distB="0" distT="0" distL="114300" distR="114300" hidden="0" layoutInCell="1" locked="0" relativeHeight="0" simplePos="0">
            <wp:simplePos x="0" y="0"/>
            <wp:positionH relativeFrom="column">
              <wp:posOffset>3589655</wp:posOffset>
            </wp:positionH>
            <wp:positionV relativeFrom="paragraph">
              <wp:posOffset>22860</wp:posOffset>
            </wp:positionV>
            <wp:extent cx="3056255" cy="2180590"/>
            <wp:effectExtent b="12700" l="12700" r="12700" t="12700"/>
            <wp:wrapSquare wrapText="bothSides" distB="0" distT="0" distL="114300" distR="114300"/>
            <wp:docPr id="6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056255" cy="2180590"/>
                    </a:xfrm>
                    <a:prstGeom prst="rect"/>
                    <a:ln w="12700">
                      <a:solidFill>
                        <a:srgbClr val="000000"/>
                      </a:solidFill>
                      <a:prstDash val="solid"/>
                    </a:ln>
                  </pic:spPr>
                </pic:pic>
              </a:graphicData>
            </a:graphic>
          </wp:anchor>
        </w:drawing>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68"/>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68"/>
        </w:tabs>
        <w:spacing w:after="16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Profondità: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rappresenta il numero massimo di intervalli intersecabili con una singola linea verticale che si muove lungo l’asse delle ascisse.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Numero di risorse &gt;= profondità</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pageBreakBefore w:val="0"/>
        <w:tabs>
          <w:tab w:val="left" w:pos="1668"/>
        </w:tabs>
        <w:ind w:left="0" w:firstLine="0"/>
        <w:rPr>
          <w:b w:val="1"/>
          <w:sz w:val="24"/>
          <w:szCs w:val="24"/>
        </w:rPr>
      </w:pPr>
      <w:r w:rsidDel="00000000" w:rsidR="00000000" w:rsidRPr="00000000">
        <w:rPr>
          <w:b w:val="1"/>
          <w:sz w:val="24"/>
          <w:szCs w:val="24"/>
          <w:rtl w:val="0"/>
        </w:rPr>
        <w:t xml:space="preserve">      Pseudo codice:</w:t>
      </w:r>
      <w:r w:rsidDel="00000000" w:rsidR="00000000" w:rsidRPr="00000000">
        <w:drawing>
          <wp:anchor allowOverlap="1" behindDoc="0" distB="0" distT="0" distL="114300" distR="114300" hidden="0" layoutInCell="1" locked="0" relativeHeight="0" simplePos="0">
            <wp:simplePos x="0" y="0"/>
            <wp:positionH relativeFrom="column">
              <wp:posOffset>236220</wp:posOffset>
            </wp:positionH>
            <wp:positionV relativeFrom="paragraph">
              <wp:posOffset>238759</wp:posOffset>
            </wp:positionV>
            <wp:extent cx="3275965" cy="1076960"/>
            <wp:effectExtent b="12700" l="12700" r="12700" t="12700"/>
            <wp:wrapSquare wrapText="bothSides" distB="0" distT="0" distL="114300" distR="114300"/>
            <wp:docPr id="103" name="image39.png"/>
            <a:graphic>
              <a:graphicData uri="http://schemas.openxmlformats.org/drawingml/2006/picture">
                <pic:pic>
                  <pic:nvPicPr>
                    <pic:cNvPr id="0" name="image39.png"/>
                    <pic:cNvPicPr preferRelativeResize="0"/>
                  </pic:nvPicPr>
                  <pic:blipFill>
                    <a:blip r:embed="rId38"/>
                    <a:srcRect b="2137" l="0" r="0" t="2717"/>
                    <a:stretch>
                      <a:fillRect/>
                    </a:stretch>
                  </pic:blipFill>
                  <pic:spPr>
                    <a:xfrm>
                      <a:off x="0" y="0"/>
                      <a:ext cx="3275965" cy="1076960"/>
                    </a:xfrm>
                    <a:prstGeom prst="rect"/>
                    <a:ln w="12700">
                      <a:solidFill>
                        <a:srgbClr val="000000"/>
                      </a:solidFill>
                      <a:prstDash val="solid"/>
                    </a:ln>
                  </pic:spPr>
                </pic:pic>
              </a:graphicData>
            </a:graphic>
          </wp:anchor>
        </w:drawing>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68"/>
        </w:tabs>
        <w:spacing w:after="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68"/>
        </w:tabs>
        <w:spacing w:after="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68"/>
        </w:tabs>
        <w:spacing w:after="16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pageBreakBefore w:val="0"/>
        <w:tabs>
          <w:tab w:val="left" w:pos="1668"/>
        </w:tabs>
        <w:ind w:left="0" w:firstLine="0"/>
        <w:rPr>
          <w:b w:val="1"/>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668"/>
        </w:tabs>
        <w:spacing w:after="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668"/>
        </w:tabs>
        <w:spacing w:after="16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Minimizzare i Ritardi: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il problema consiste nel minimizzare i ritardi nell’esecuzione dei vari task da una singola risorsa.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249002</wp:posOffset>
            </wp:positionH>
            <wp:positionV relativeFrom="paragraph">
              <wp:posOffset>431165</wp:posOffset>
            </wp:positionV>
            <wp:extent cx="3253740" cy="1329055"/>
            <wp:effectExtent b="12700" l="12700" r="12700" t="12700"/>
            <wp:wrapSquare wrapText="bothSides" distB="0" distT="0" distL="114300" distR="114300"/>
            <wp:docPr id="105"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3253740" cy="1329055"/>
                    </a:xfrm>
                    <a:prstGeom prst="rect"/>
                    <a:ln w="127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3587115</wp:posOffset>
            </wp:positionH>
            <wp:positionV relativeFrom="paragraph">
              <wp:posOffset>429260</wp:posOffset>
            </wp:positionV>
            <wp:extent cx="3058795" cy="756285"/>
            <wp:effectExtent b="12700" l="12700" r="12700" t="12700"/>
            <wp:wrapSquare wrapText="bothSides" distB="0" distT="0" distL="114300" distR="114300"/>
            <wp:docPr id="73"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058795" cy="756285"/>
                    </a:xfrm>
                    <a:prstGeom prst="rect"/>
                    <a:ln w="12700">
                      <a:solidFill>
                        <a:srgbClr val="000000"/>
                      </a:solidFill>
                      <a:prstDash val="solid"/>
                    </a:ln>
                  </pic:spPr>
                </pic:pic>
              </a:graphicData>
            </a:graphic>
          </wp:anchor>
        </w:drawing>
      </w:r>
    </w:p>
    <w:p w:rsidR="00000000" w:rsidDel="00000000" w:rsidP="00000000" w:rsidRDefault="00000000" w:rsidRPr="00000000" w14:paraId="0000007F">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80">
      <w:pPr>
        <w:pageBreakBefore w:val="0"/>
        <w:tabs>
          <w:tab w:val="left" w:pos="1668"/>
        </w:tabs>
        <w:rPr>
          <w:sz w:val="24"/>
          <w:szCs w:val="24"/>
        </w:rPr>
      </w:pPr>
      <w:r w:rsidDel="00000000" w:rsidR="00000000" w:rsidRPr="00000000">
        <w:rPr>
          <w:rtl w:val="0"/>
        </w:rPr>
      </w:r>
    </w:p>
    <w:p w:rsidR="00000000" w:rsidDel="00000000" w:rsidP="00000000" w:rsidRDefault="00000000" w:rsidRPr="00000000" w14:paraId="00000081">
      <w:pPr>
        <w:pageBreakBefore w:val="0"/>
        <w:tabs>
          <w:tab w:val="left" w:pos="1668"/>
        </w:tabs>
        <w:spacing w:before="240" w:lineRule="auto"/>
        <w:ind w:left="357" w:firstLine="0"/>
        <w:rPr>
          <w:sz w:val="24"/>
          <w:szCs w:val="24"/>
        </w:rPr>
      </w:pPr>
      <w:r w:rsidDel="00000000" w:rsidR="00000000" w:rsidRPr="00000000">
        <w:rPr>
          <w:b w:val="1"/>
          <w:sz w:val="24"/>
          <w:szCs w:val="24"/>
          <w:rtl w:val="0"/>
        </w:rPr>
        <w:t xml:space="preserve">Strategie risolutive Greedy: </w:t>
      </w:r>
      <w:r w:rsidDel="00000000" w:rsidR="00000000" w:rsidRPr="00000000">
        <w:rPr>
          <w:sz w:val="24"/>
          <w:szCs w:val="24"/>
          <w:rtl w:val="0"/>
        </w:rPr>
        <w:t xml:space="preserve">anche in questo caso abbiamo diverse strategie Greedy, che considerano i job in un ordine diversi.</w:t>
      </w:r>
      <w:r w:rsidDel="00000000" w:rsidR="00000000" w:rsidRPr="00000000">
        <w:rPr>
          <w:b w:val="1"/>
          <w:sz w:val="24"/>
          <w:szCs w:val="24"/>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3575684</wp:posOffset>
            </wp:positionH>
            <wp:positionV relativeFrom="paragraph">
              <wp:posOffset>71755</wp:posOffset>
            </wp:positionV>
            <wp:extent cx="3070225" cy="1438275"/>
            <wp:effectExtent b="12700" l="12700" r="12700" t="12700"/>
            <wp:wrapSquare wrapText="bothSides" distB="0" distT="0" distL="114300" distR="114300"/>
            <wp:docPr id="90" name="image25.png"/>
            <a:graphic>
              <a:graphicData uri="http://schemas.openxmlformats.org/drawingml/2006/picture">
                <pic:pic>
                  <pic:nvPicPr>
                    <pic:cNvPr id="0" name="image25.png"/>
                    <pic:cNvPicPr preferRelativeResize="0"/>
                  </pic:nvPicPr>
                  <pic:blipFill>
                    <a:blip r:embed="rId41"/>
                    <a:srcRect b="1900" l="4155" r="1915" t="1495"/>
                    <a:stretch>
                      <a:fillRect/>
                    </a:stretch>
                  </pic:blipFill>
                  <pic:spPr>
                    <a:xfrm>
                      <a:off x="0" y="0"/>
                      <a:ext cx="3070225" cy="1438275"/>
                    </a:xfrm>
                    <a:prstGeom prst="rect"/>
                    <a:ln w="12700">
                      <a:solidFill>
                        <a:srgbClr val="000000"/>
                      </a:solidFill>
                      <a:prstDash val="solid"/>
                    </a:ln>
                  </pic:spPr>
                </pic:pic>
              </a:graphicData>
            </a:graphic>
          </wp:anchor>
        </w:drawing>
      </w:r>
    </w:p>
    <w:p w:rsidR="00000000" w:rsidDel="00000000" w:rsidP="00000000" w:rsidRDefault="00000000" w:rsidRPr="00000000" w14:paraId="00000082">
      <w:pPr>
        <w:pageBreakBefore w:val="0"/>
        <w:tabs>
          <w:tab w:val="left" w:pos="1668"/>
        </w:tabs>
        <w:spacing w:before="240" w:lineRule="auto"/>
        <w:ind w:left="357" w:firstLine="0"/>
        <w:rPr>
          <w:b w:val="1"/>
          <w:sz w:val="24"/>
          <w:szCs w:val="24"/>
        </w:rPr>
      </w:pPr>
      <w:r w:rsidDel="00000000" w:rsidR="00000000" w:rsidRPr="00000000">
        <w:rPr>
          <w:b w:val="1"/>
          <w:sz w:val="24"/>
          <w:szCs w:val="24"/>
          <w:rtl w:val="0"/>
        </w:rPr>
        <w:t xml:space="preserve">Pseudocodice della soluzione ottima: </w:t>
      </w:r>
      <w:r w:rsidDel="00000000" w:rsidR="00000000" w:rsidRPr="00000000">
        <w:drawing>
          <wp:anchor allowOverlap="1" behindDoc="0" distB="0" distT="0" distL="114300" distR="114300" hidden="0" layoutInCell="1" locked="0" relativeHeight="0" simplePos="0">
            <wp:simplePos x="0" y="0"/>
            <wp:positionH relativeFrom="column">
              <wp:posOffset>253365</wp:posOffset>
            </wp:positionH>
            <wp:positionV relativeFrom="paragraph">
              <wp:posOffset>297180</wp:posOffset>
            </wp:positionV>
            <wp:extent cx="3228975" cy="1166495"/>
            <wp:effectExtent b="12700" l="12700" r="12700" t="12700"/>
            <wp:wrapSquare wrapText="bothSides" distB="0" distT="0" distL="114300" distR="114300"/>
            <wp:docPr id="65"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3228975" cy="1166495"/>
                    </a:xfrm>
                    <a:prstGeom prst="rect"/>
                    <a:ln w="12700">
                      <a:solidFill>
                        <a:srgbClr val="000000"/>
                      </a:solidFill>
                      <a:prstDash val="solid"/>
                    </a:ln>
                  </pic:spPr>
                </pic:pic>
              </a:graphicData>
            </a:graphic>
          </wp:anchor>
        </w:drawing>
      </w:r>
    </w:p>
    <w:p w:rsidR="00000000" w:rsidDel="00000000" w:rsidP="00000000" w:rsidRDefault="00000000" w:rsidRPr="00000000" w14:paraId="00000083">
      <w:pPr>
        <w:pageBreakBefore w:val="0"/>
        <w:tabs>
          <w:tab w:val="left" w:pos="1668"/>
        </w:tabs>
        <w:spacing w:before="240" w:lineRule="auto"/>
        <w:ind w:left="357" w:firstLine="0"/>
        <w:rPr>
          <w:b w:val="1"/>
          <w:sz w:val="24"/>
          <w:szCs w:val="24"/>
        </w:rPr>
      </w:pPr>
      <w:r w:rsidDel="00000000" w:rsidR="00000000" w:rsidRPr="00000000">
        <w:rPr>
          <w:rtl w:val="0"/>
        </w:rPr>
      </w:r>
    </w:p>
    <w:p w:rsidR="00000000" w:rsidDel="00000000" w:rsidP="00000000" w:rsidRDefault="00000000" w:rsidRPr="00000000" w14:paraId="00000084">
      <w:pPr>
        <w:pageBreakBefore w:val="0"/>
        <w:tabs>
          <w:tab w:val="left" w:pos="1668"/>
        </w:tabs>
        <w:spacing w:before="240" w:lineRule="auto"/>
        <w:ind w:left="357" w:firstLine="0"/>
        <w:rPr>
          <w:b w:val="1"/>
          <w:sz w:val="24"/>
          <w:szCs w:val="24"/>
        </w:rPr>
      </w:pPr>
      <w:r w:rsidDel="00000000" w:rsidR="00000000" w:rsidRPr="00000000">
        <w:rPr>
          <w:rtl w:val="0"/>
        </w:rPr>
      </w:r>
    </w:p>
    <w:p w:rsidR="00000000" w:rsidDel="00000000" w:rsidP="00000000" w:rsidRDefault="00000000" w:rsidRPr="00000000" w14:paraId="00000085">
      <w:pPr>
        <w:pageBreakBefore w:val="0"/>
        <w:tabs>
          <w:tab w:val="left" w:pos="1668"/>
        </w:tabs>
        <w:spacing w:before="240" w:lineRule="auto"/>
        <w:ind w:left="357" w:firstLine="0"/>
        <w:rPr>
          <w:sz w:val="24"/>
          <w:szCs w:val="24"/>
        </w:rPr>
      </w:pPr>
      <w:r w:rsidDel="00000000" w:rsidR="00000000" w:rsidRPr="00000000">
        <w:rPr>
          <w:sz w:val="24"/>
          <w:szCs w:val="24"/>
          <w:rtl w:val="0"/>
        </w:rPr>
        <w:t xml:space="preserve">L’algoritmo si basa sul concetto di </w:t>
      </w:r>
      <w:r w:rsidDel="00000000" w:rsidR="00000000" w:rsidRPr="00000000">
        <w:rPr>
          <w:b w:val="1"/>
          <w:sz w:val="24"/>
          <w:szCs w:val="24"/>
          <w:rtl w:val="0"/>
        </w:rPr>
        <w:t xml:space="preserve">inversione</w:t>
      </w:r>
      <w:r w:rsidDel="00000000" w:rsidR="00000000" w:rsidRPr="00000000">
        <w:rPr>
          <w:sz w:val="24"/>
          <w:szCs w:val="24"/>
          <w:rtl w:val="0"/>
        </w:rPr>
        <w:t xml:space="preserve"> che altro non è che data una coppia di job </w:t>
      </w:r>
      <w:r w:rsidDel="00000000" w:rsidR="00000000" w:rsidRPr="00000000">
        <w:rPr>
          <w:b w:val="1"/>
          <w:sz w:val="24"/>
          <w:szCs w:val="24"/>
          <w:rtl w:val="0"/>
        </w:rPr>
        <w:t xml:space="preserve">i j </w:t>
      </w:r>
      <w:r w:rsidDel="00000000" w:rsidR="00000000" w:rsidRPr="00000000">
        <w:rPr>
          <w:sz w:val="24"/>
          <w:szCs w:val="24"/>
          <w:rtl w:val="0"/>
        </w:rPr>
        <w:t xml:space="preserve">in questo ordine, viene eseguita prima </w:t>
      </w:r>
      <w:r w:rsidDel="00000000" w:rsidR="00000000" w:rsidRPr="00000000">
        <w:rPr>
          <w:b w:val="1"/>
          <w:sz w:val="24"/>
          <w:szCs w:val="24"/>
          <w:rtl w:val="0"/>
        </w:rPr>
        <w:t xml:space="preserve">j </w:t>
      </w:r>
      <w:r w:rsidDel="00000000" w:rsidR="00000000" w:rsidRPr="00000000">
        <w:rPr>
          <w:sz w:val="24"/>
          <w:szCs w:val="24"/>
          <w:rtl w:val="0"/>
        </w:rPr>
        <w:t xml:space="preserve">e poi </w:t>
      </w:r>
      <w:r w:rsidDel="00000000" w:rsidR="00000000" w:rsidRPr="00000000">
        <w:rPr>
          <w:b w:val="1"/>
          <w:sz w:val="24"/>
          <w:szCs w:val="24"/>
          <w:rtl w:val="0"/>
        </w:rPr>
        <w:t xml:space="preserve">i</w:t>
      </w:r>
      <w:r w:rsidDel="00000000" w:rsidR="00000000" w:rsidRPr="00000000">
        <w:rPr>
          <w:sz w:val="24"/>
          <w:szCs w:val="24"/>
          <w:rtl w:val="0"/>
        </w:rPr>
        <w:t xml:space="preserve">.</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2891155</wp:posOffset>
            </wp:positionH>
            <wp:positionV relativeFrom="paragraph">
              <wp:posOffset>317613</wp:posOffset>
            </wp:positionV>
            <wp:extent cx="3754755" cy="396875"/>
            <wp:effectExtent b="12700" l="12700" r="12700" t="12700"/>
            <wp:wrapSquare wrapText="bothSides" distB="0" distT="0" distL="114300" distR="114300"/>
            <wp:docPr id="77" name="image5.png"/>
            <a:graphic>
              <a:graphicData uri="http://schemas.openxmlformats.org/drawingml/2006/picture">
                <pic:pic>
                  <pic:nvPicPr>
                    <pic:cNvPr id="0" name="image5.png"/>
                    <pic:cNvPicPr preferRelativeResize="0"/>
                  </pic:nvPicPr>
                  <pic:blipFill>
                    <a:blip r:embed="rId43"/>
                    <a:srcRect b="21257" l="2778" r="2135" t="0"/>
                    <a:stretch>
                      <a:fillRect/>
                    </a:stretch>
                  </pic:blipFill>
                  <pic:spPr>
                    <a:xfrm>
                      <a:off x="0" y="0"/>
                      <a:ext cx="3754755" cy="396875"/>
                    </a:xfrm>
                    <a:prstGeom prst="rect"/>
                    <a:ln w="12700">
                      <a:solidFill>
                        <a:srgbClr val="000000"/>
                      </a:solidFill>
                      <a:prstDash val="solid"/>
                    </a:ln>
                  </pic:spPr>
                </pic:pic>
              </a:graphicData>
            </a:graphic>
          </wp:anchor>
        </w:drawing>
      </w:r>
    </w:p>
    <w:p w:rsidR="00000000" w:rsidDel="00000000" w:rsidP="00000000" w:rsidRDefault="00000000" w:rsidRPr="00000000" w14:paraId="00000086">
      <w:pPr>
        <w:pageBreakBefore w:val="0"/>
        <w:rPr>
          <w:sz w:val="24"/>
          <w:szCs w:val="24"/>
        </w:rPr>
      </w:pPr>
      <w:r w:rsidDel="00000000" w:rsidR="00000000" w:rsidRPr="00000000">
        <w:rPr>
          <w:rtl w:val="0"/>
        </w:rPr>
      </w:r>
    </w:p>
    <w:p w:rsidR="00000000" w:rsidDel="00000000" w:rsidP="00000000" w:rsidRDefault="00000000" w:rsidRPr="00000000" w14:paraId="00000087">
      <w:pPr>
        <w:pageBreakBefore w:val="0"/>
        <w:rPr>
          <w:sz w:val="24"/>
          <w:szCs w:val="24"/>
        </w:rPr>
      </w:pPr>
      <w:r w:rsidDel="00000000" w:rsidR="00000000" w:rsidRPr="00000000">
        <w:rPr>
          <w:rtl w:val="0"/>
        </w:rPr>
      </w:r>
    </w:p>
    <w:p w:rsidR="00000000" w:rsidDel="00000000" w:rsidP="00000000" w:rsidRDefault="00000000" w:rsidRPr="00000000" w14:paraId="00000088">
      <w:pPr>
        <w:pageBreakBefore w:val="0"/>
        <w:tabs>
          <w:tab w:val="left" w:pos="2082"/>
        </w:tabs>
        <w:rPr>
          <w:sz w:val="24"/>
          <w:szCs w:val="24"/>
        </w:rPr>
      </w:pPr>
      <w:r w:rsidDel="00000000" w:rsidR="00000000" w:rsidRPr="00000000">
        <w:rPr>
          <w:sz w:val="24"/>
          <w:szCs w:val="24"/>
          <w:rtl w:val="0"/>
        </w:rPr>
        <w:tab/>
        <w:tab/>
      </w:r>
    </w:p>
    <w:p w:rsidR="00000000" w:rsidDel="00000000" w:rsidP="00000000" w:rsidRDefault="00000000" w:rsidRPr="00000000" w14:paraId="00000089">
      <w:pPr>
        <w:pageBreakBefore w:val="0"/>
        <w:tabs>
          <w:tab w:val="left" w:pos="2082"/>
        </w:tabs>
        <w:rPr>
          <w:sz w:val="24"/>
          <w:szCs w:val="24"/>
        </w:rPr>
      </w:pPr>
      <w:r w:rsidDel="00000000" w:rsidR="00000000" w:rsidRPr="00000000">
        <w:rPr>
          <w:rtl w:val="0"/>
        </w:rPr>
      </w:r>
    </w:p>
    <w:p w:rsidR="00000000" w:rsidDel="00000000" w:rsidP="00000000" w:rsidRDefault="00000000" w:rsidRPr="00000000" w14:paraId="0000008A">
      <w:pPr>
        <w:pageBreakBefore w:val="0"/>
        <w:tabs>
          <w:tab w:val="left" w:pos="2082"/>
        </w:tabs>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082"/>
        </w:tabs>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Caching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offline ottimale: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è un problema che risolve il problema di gestire la memoria cache di un calcolatore:</w:t>
      </w:r>
    </w:p>
    <w:p w:rsidR="00000000" w:rsidDel="00000000" w:rsidP="00000000" w:rsidRDefault="00000000" w:rsidRPr="00000000" w14:paraId="0000008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2082"/>
        </w:tabs>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Cache hit: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elemento già presente nella cache quando richiesto.</w:t>
      </w:r>
    </w:p>
    <w:p w:rsidR="00000000" w:rsidDel="00000000" w:rsidP="00000000" w:rsidRDefault="00000000" w:rsidRPr="00000000" w14:paraId="000000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2082"/>
        </w:tabs>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Cache miss: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elemento non presente nella cache quando richiesto: occorre portare l’elemento richiesto nella cache e se la cache è piena occorre espellere dalla cache alcuni elementi per fare posto a quelli richiesti.</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082"/>
        </w:tabs>
        <w:spacing w:after="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Formalizzazione del problema:</w:t>
        <w:tab/>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082"/>
        </w:tabs>
        <w:spacing w:after="16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249555</wp:posOffset>
            </wp:positionH>
            <wp:positionV relativeFrom="paragraph">
              <wp:posOffset>48260</wp:posOffset>
            </wp:positionV>
            <wp:extent cx="3752215" cy="1225550"/>
            <wp:effectExtent b="12700" l="12700" r="12700" t="12700"/>
            <wp:wrapSquare wrapText="bothSides" distB="0" distT="0" distL="114300" distR="114300"/>
            <wp:docPr id="70"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752215" cy="1225550"/>
                    </a:xfrm>
                    <a:prstGeom prst="rect"/>
                    <a:ln w="12700">
                      <a:solidFill>
                        <a:srgbClr val="000000"/>
                      </a:solidFill>
                      <a:prstDash val="solid"/>
                    </a:ln>
                  </pic:spPr>
                </pic:pic>
              </a:graphicData>
            </a:graphic>
          </wp:anchor>
        </w:drawing>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b w:val="1"/>
          <w:sz w:val="24"/>
          <w:szCs w:val="24"/>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ind w:left="357" w:firstLine="0"/>
        <w:rPr>
          <w:sz w:val="24"/>
          <w:szCs w:val="24"/>
        </w:rPr>
      </w:pPr>
      <w:r w:rsidDel="00000000" w:rsidR="00000000" w:rsidRPr="00000000">
        <w:rPr>
          <w:b w:val="1"/>
          <w:sz w:val="24"/>
          <w:szCs w:val="24"/>
          <w:rtl w:val="0"/>
        </w:rPr>
        <w:t xml:space="preserve">Eviction schedule ridotto: </w:t>
      </w:r>
      <w:r w:rsidDel="00000000" w:rsidR="00000000" w:rsidRPr="00000000">
        <w:rPr>
          <w:sz w:val="24"/>
          <w:szCs w:val="24"/>
          <w:rtl w:val="0"/>
        </w:rPr>
        <w:t xml:space="preserve">è uno scheduling degli elementi da espellere, cioè una sequenza che indica quale elemento espellere quando c’è bisogno di far posto ad un elemento richiesto che non è in cache. Ne esistono di due categorie:</w:t>
      </w:r>
    </w:p>
    <w:p w:rsidR="00000000" w:rsidDel="00000000" w:rsidP="00000000" w:rsidRDefault="00000000" w:rsidRPr="00000000" w14:paraId="0000009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 ridotti: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 scheduler può decidere di inserire in cache un elemento che non è stato richiesto.</w:t>
      </w:r>
    </w:p>
    <w:p w:rsidR="00000000" w:rsidDel="00000000" w:rsidP="00000000" w:rsidRDefault="00000000" w:rsidRPr="00000000" w14:paraId="0000009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Ridotto: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inserisce in cache un elemento solo nel momento in cui è richiesto e se non è presente già in cache al momento della richiesta.</w:t>
      </w:r>
    </w:p>
    <w:p w:rsidR="00000000" w:rsidDel="00000000" w:rsidP="00000000" w:rsidRDefault="00000000" w:rsidRPr="00000000" w14:paraId="00000097">
      <w:pPr>
        <w:pageBreakBefore w:val="0"/>
        <w:ind w:left="357" w:firstLine="0"/>
        <w:rPr>
          <w:sz w:val="24"/>
          <w:szCs w:val="24"/>
        </w:rPr>
      </w:pPr>
      <w:r w:rsidDel="00000000" w:rsidR="00000000" w:rsidRPr="00000000">
        <w:rPr>
          <w:b w:val="1"/>
          <w:sz w:val="24"/>
          <w:szCs w:val="24"/>
          <w:rtl w:val="0"/>
        </w:rPr>
        <w:t xml:space="preserve">Soluzione ottimale – Farthest-in-future: </w:t>
      </w:r>
      <w:r w:rsidDel="00000000" w:rsidR="00000000" w:rsidRPr="00000000">
        <w:rPr>
          <w:sz w:val="24"/>
          <w:szCs w:val="24"/>
          <w:rtl w:val="0"/>
        </w:rPr>
        <w:t xml:space="preserve">Quando viene richiesto un elemento che non è presente in cache, espelli dalla cache l’elemento che sarà richiesto più in là nel tempo o che non sarà più richiesto.</w:t>
      </w:r>
      <w:r w:rsidDel="00000000" w:rsidR="00000000" w:rsidRPr="00000000">
        <w:drawing>
          <wp:anchor allowOverlap="1" behindDoc="0" distB="0" distT="0" distL="114300" distR="114300" hidden="0" layoutInCell="1" locked="0" relativeHeight="0" simplePos="0">
            <wp:simplePos x="0" y="0"/>
            <wp:positionH relativeFrom="column">
              <wp:posOffset>3650615</wp:posOffset>
            </wp:positionH>
            <wp:positionV relativeFrom="paragraph">
              <wp:posOffset>21590</wp:posOffset>
            </wp:positionV>
            <wp:extent cx="2995295" cy="1356995"/>
            <wp:effectExtent b="12700" l="12700" r="12700" t="12700"/>
            <wp:wrapSquare wrapText="bothSides" distB="0" distT="0" distL="114300" distR="114300"/>
            <wp:docPr id="98"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2995295" cy="1356995"/>
                    </a:xfrm>
                    <a:prstGeom prst="rect"/>
                    <a:ln w="12700">
                      <a:solidFill>
                        <a:srgbClr val="000000"/>
                      </a:solidFill>
                      <a:prstDash val="solid"/>
                    </a:ln>
                  </pic:spPr>
                </pic:pic>
              </a:graphicData>
            </a:graphic>
          </wp:anchor>
        </w:drawing>
      </w:r>
    </w:p>
    <w:p w:rsidR="00000000" w:rsidDel="00000000" w:rsidP="00000000" w:rsidRDefault="00000000" w:rsidRPr="00000000" w14:paraId="00000098">
      <w:pPr>
        <w:pageBreakBefore w:val="0"/>
        <w:ind w:left="0" w:firstLine="0"/>
        <w:rPr>
          <w:sz w:val="24"/>
          <w:szCs w:val="24"/>
        </w:rPr>
      </w:pPr>
      <w:r w:rsidDel="00000000" w:rsidR="00000000" w:rsidRPr="00000000">
        <w:rPr>
          <w:rtl w:val="0"/>
        </w:rPr>
      </w:r>
    </w:p>
    <w:p w:rsidR="00000000" w:rsidDel="00000000" w:rsidP="00000000" w:rsidRDefault="00000000" w:rsidRPr="00000000" w14:paraId="00000099">
      <w:pPr>
        <w:pageBreakBefore w:val="0"/>
        <w:ind w:left="0" w:firstLine="0"/>
        <w:rPr>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848"/>
        </w:tabs>
        <w:spacing w:after="16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Cammini Minimi: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Dato un grafo direzionato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all’interno del quale ad ogni arco è associato un peso, si vuole trovare il percorso con peso minore da un nodo sorgente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un nodo destinazione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3319145</wp:posOffset>
            </wp:positionH>
            <wp:positionV relativeFrom="paragraph">
              <wp:posOffset>62230</wp:posOffset>
            </wp:positionV>
            <wp:extent cx="3312160" cy="913130"/>
            <wp:effectExtent b="12700" l="12700" r="12700" t="12700"/>
            <wp:wrapSquare wrapText="bothSides" distB="0" distT="0" distL="114300" distR="114300"/>
            <wp:docPr id="111"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3312160" cy="913130"/>
                    </a:xfrm>
                    <a:prstGeom prst="rect"/>
                    <a:ln w="12700">
                      <a:solidFill>
                        <a:srgbClr val="000000"/>
                      </a:solidFill>
                      <a:prstDash val="solid"/>
                    </a:ln>
                  </pic:spPr>
                </pic:pic>
              </a:graphicData>
            </a:graphic>
          </wp:anchor>
        </w:drawing>
      </w:r>
    </w:p>
    <w:p w:rsidR="00000000" w:rsidDel="00000000" w:rsidP="00000000" w:rsidRDefault="00000000" w:rsidRPr="00000000" w14:paraId="0000009B">
      <w:pPr>
        <w:pageBreakBefore w:val="0"/>
        <w:tabs>
          <w:tab w:val="left" w:pos="848"/>
        </w:tabs>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Varianti:</w:t>
      </w:r>
      <w:r w:rsidDel="00000000" w:rsidR="00000000" w:rsidRPr="00000000">
        <w:drawing>
          <wp:anchor allowOverlap="1" behindDoc="0" distB="0" distT="0" distL="114300" distR="114300" hidden="0" layoutInCell="1" locked="0" relativeHeight="0" simplePos="0">
            <wp:simplePos x="0" y="0"/>
            <wp:positionH relativeFrom="column">
              <wp:posOffset>258445</wp:posOffset>
            </wp:positionH>
            <wp:positionV relativeFrom="paragraph">
              <wp:posOffset>235584</wp:posOffset>
            </wp:positionV>
            <wp:extent cx="2981960" cy="1780540"/>
            <wp:effectExtent b="12700" l="12700" r="12700" t="12700"/>
            <wp:wrapSquare wrapText="bothSides" distB="0" distT="0" distL="114300" distR="114300"/>
            <wp:docPr id="100"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2981960" cy="1780540"/>
                    </a:xfrm>
                    <a:prstGeom prst="rect"/>
                    <a:ln w="127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5026025</wp:posOffset>
            </wp:positionH>
            <wp:positionV relativeFrom="paragraph">
              <wp:posOffset>235584</wp:posOffset>
            </wp:positionV>
            <wp:extent cx="1619885" cy="845185"/>
            <wp:effectExtent b="12700" l="12700" r="12700" t="12700"/>
            <wp:wrapSquare wrapText="bothSides" distB="0" distT="0" distL="114300" distR="114300"/>
            <wp:docPr id="96" name="image30.png"/>
            <a:graphic>
              <a:graphicData uri="http://schemas.openxmlformats.org/drawingml/2006/picture">
                <pic:pic>
                  <pic:nvPicPr>
                    <pic:cNvPr id="0" name="image30.png"/>
                    <pic:cNvPicPr preferRelativeResize="0"/>
                  </pic:nvPicPr>
                  <pic:blipFill>
                    <a:blip r:embed="rId48"/>
                    <a:srcRect b="0" l="2481" r="0" t="0"/>
                    <a:stretch>
                      <a:fillRect/>
                    </a:stretch>
                  </pic:blipFill>
                  <pic:spPr>
                    <a:xfrm>
                      <a:off x="0" y="0"/>
                      <a:ext cx="1619885" cy="845185"/>
                    </a:xfrm>
                    <a:prstGeom prst="rect"/>
                    <a:ln w="12700">
                      <a:solidFill>
                        <a:srgbClr val="000000"/>
                      </a:solidFill>
                      <a:prstDash val="solid"/>
                    </a:ln>
                  </pic:spPr>
                </pic:pic>
              </a:graphicData>
            </a:graphic>
          </wp:anchor>
        </w:drawing>
      </w:r>
    </w:p>
    <w:p w:rsidR="00000000" w:rsidDel="00000000" w:rsidP="00000000" w:rsidRDefault="00000000" w:rsidRPr="00000000" w14:paraId="0000009C">
      <w:pPr>
        <w:pageBreakBefore w:val="0"/>
        <w:tabs>
          <w:tab w:val="left" w:pos="848"/>
        </w:tabs>
        <w:ind w:left="0" w:firstLine="0"/>
        <w:rPr>
          <w:sz w:val="24"/>
          <w:szCs w:val="24"/>
        </w:rPr>
      </w:pPr>
      <w:r w:rsidDel="00000000" w:rsidR="00000000" w:rsidRPr="00000000">
        <w:rPr>
          <w:b w:val="1"/>
          <w:sz w:val="24"/>
          <w:szCs w:val="24"/>
          <w:rtl w:val="0"/>
        </w:rPr>
        <w:t xml:space="preserve">Cicli negativi: </w:t>
      </w:r>
      <w:r w:rsidDel="00000000" w:rsidR="00000000" w:rsidRPr="00000000">
        <w:rPr>
          <w:sz w:val="24"/>
          <w:szCs w:val="24"/>
          <w:rtl w:val="0"/>
        </w:rPr>
        <w:t xml:space="preserve">se esiste un ciclo negativo lungo un percorso da </w:t>
      </w:r>
      <w:r w:rsidDel="00000000" w:rsidR="00000000" w:rsidRPr="00000000">
        <w:rPr>
          <w:b w:val="1"/>
          <w:sz w:val="24"/>
          <w:szCs w:val="24"/>
          <w:rtl w:val="0"/>
        </w:rPr>
        <w:t xml:space="preserve">s </w:t>
      </w:r>
      <w:r w:rsidDel="00000000" w:rsidR="00000000" w:rsidRPr="00000000">
        <w:rPr>
          <w:sz w:val="24"/>
          <w:szCs w:val="24"/>
          <w:rtl w:val="0"/>
        </w:rPr>
        <w:t xml:space="preserve">a </w:t>
      </w:r>
      <w:r w:rsidDel="00000000" w:rsidR="00000000" w:rsidRPr="00000000">
        <w:rPr>
          <w:b w:val="1"/>
          <w:sz w:val="24"/>
          <w:szCs w:val="24"/>
          <w:rtl w:val="0"/>
        </w:rPr>
        <w:t xml:space="preserve">v,</w:t>
      </w:r>
      <w:r w:rsidDel="00000000" w:rsidR="00000000" w:rsidRPr="00000000">
        <w:rPr>
          <w:sz w:val="24"/>
          <w:szCs w:val="24"/>
          <w:rtl w:val="0"/>
        </w:rPr>
        <w:t xml:space="preserve"> allora non è possibile definire il cammino minimo da </w:t>
      </w:r>
      <w:r w:rsidDel="00000000" w:rsidR="00000000" w:rsidRPr="00000000">
        <w:rPr>
          <w:b w:val="1"/>
          <w:sz w:val="24"/>
          <w:szCs w:val="24"/>
          <w:rtl w:val="0"/>
        </w:rPr>
        <w:t xml:space="preserve">s </w:t>
      </w:r>
      <w:r w:rsidDel="00000000" w:rsidR="00000000" w:rsidRPr="00000000">
        <w:rPr>
          <w:sz w:val="24"/>
          <w:szCs w:val="24"/>
          <w:rtl w:val="0"/>
        </w:rPr>
        <w:t xml:space="preserve">a </w:t>
      </w:r>
      <w:r w:rsidDel="00000000" w:rsidR="00000000" w:rsidRPr="00000000">
        <w:rPr>
          <w:b w:val="1"/>
          <w:sz w:val="24"/>
          <w:szCs w:val="24"/>
          <w:rtl w:val="0"/>
        </w:rPr>
        <w:t xml:space="preserve">v</w:t>
      </w:r>
      <w:r w:rsidDel="00000000" w:rsidR="00000000" w:rsidRPr="00000000">
        <w:rPr>
          <w:sz w:val="24"/>
          <w:szCs w:val="24"/>
          <w:rtl w:val="0"/>
        </w:rPr>
        <w:t xml:space="preserve">. Banalmente passando da un ciclo negativo il costo andrebbe a diminuire. O potrebbe essere negativo. (il peso del ciclo in figura è -2)</w:t>
      </w:r>
    </w:p>
    <w:p w:rsidR="00000000" w:rsidDel="00000000" w:rsidP="00000000" w:rsidRDefault="00000000" w:rsidRPr="00000000" w14:paraId="0000009D">
      <w:pPr>
        <w:pageBreakBefore w:val="0"/>
        <w:tabs>
          <w:tab w:val="left" w:pos="848"/>
        </w:tabs>
        <w:ind w:left="0" w:firstLine="0"/>
        <w:rPr>
          <w:sz w:val="24"/>
          <w:szCs w:val="24"/>
        </w:rPr>
      </w:pPr>
      <w:r w:rsidDel="00000000" w:rsidR="00000000" w:rsidRPr="00000000">
        <w:rPr>
          <w:rtl w:val="0"/>
        </w:rPr>
      </w:r>
    </w:p>
    <w:p w:rsidR="00000000" w:rsidDel="00000000" w:rsidP="00000000" w:rsidRDefault="00000000" w:rsidRPr="00000000" w14:paraId="0000009E">
      <w:pPr>
        <w:pageBreakBefore w:val="0"/>
        <w:tabs>
          <w:tab w:val="left" w:pos="848"/>
        </w:tabs>
        <w:ind w:left="0" w:firstLine="0"/>
        <w:rPr>
          <w:sz w:val="24"/>
          <w:szCs w:val="24"/>
        </w:rPr>
      </w:pPr>
      <w:r w:rsidDel="00000000" w:rsidR="00000000" w:rsidRPr="00000000">
        <w:rPr>
          <w:rtl w:val="0"/>
        </w:rPr>
      </w:r>
    </w:p>
    <w:p w:rsidR="00000000" w:rsidDel="00000000" w:rsidP="00000000" w:rsidRDefault="00000000" w:rsidRPr="00000000" w14:paraId="0000009F">
      <w:pPr>
        <w:pageBreakBefore w:val="0"/>
        <w:tabs>
          <w:tab w:val="left" w:pos="848"/>
        </w:tabs>
        <w:ind w:left="0" w:firstLine="0"/>
        <w:rPr>
          <w:sz w:val="24"/>
          <w:szCs w:val="24"/>
        </w:rPr>
      </w:pPr>
      <w:r w:rsidDel="00000000" w:rsidR="00000000" w:rsidRPr="00000000">
        <w:rPr>
          <w:rtl w:val="0"/>
        </w:rPr>
      </w:r>
    </w:p>
    <w:p w:rsidR="00000000" w:rsidDel="00000000" w:rsidP="00000000" w:rsidRDefault="00000000" w:rsidRPr="00000000" w14:paraId="000000A0">
      <w:pPr>
        <w:pageBreakBefore w:val="0"/>
        <w:tabs>
          <w:tab w:val="left" w:pos="848"/>
        </w:tabs>
        <w:ind w:left="0" w:firstLine="0"/>
        <w:rPr>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48"/>
        </w:tabs>
        <w:spacing w:after="16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Algoritmo di Dijkstra:</w:t>
      </w:r>
      <w:r w:rsidDel="00000000" w:rsidR="00000000" w:rsidRPr="00000000">
        <w:drawing>
          <wp:anchor allowOverlap="1" behindDoc="0" distB="0" distT="0" distL="114300" distR="114300" hidden="0" layoutInCell="1" locked="0" relativeHeight="0" simplePos="0">
            <wp:simplePos x="0" y="0"/>
            <wp:positionH relativeFrom="column">
              <wp:posOffset>245110</wp:posOffset>
            </wp:positionH>
            <wp:positionV relativeFrom="paragraph">
              <wp:posOffset>236220</wp:posOffset>
            </wp:positionV>
            <wp:extent cx="3154045" cy="1507490"/>
            <wp:effectExtent b="12700" l="12700" r="12700" t="12700"/>
            <wp:wrapSquare wrapText="bothSides" distB="0" distT="0" distL="114300" distR="114300"/>
            <wp:docPr id="120"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3154045" cy="1507490"/>
                    </a:xfrm>
                    <a:prstGeom prst="rect"/>
                    <a:ln w="127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3489959</wp:posOffset>
            </wp:positionH>
            <wp:positionV relativeFrom="paragraph">
              <wp:posOffset>235584</wp:posOffset>
            </wp:positionV>
            <wp:extent cx="3155950" cy="1234440"/>
            <wp:effectExtent b="12700" l="12700" r="12700" t="12700"/>
            <wp:wrapSquare wrapText="bothSides" distB="0" distT="0" distL="114300" distR="114300"/>
            <wp:docPr id="94"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3155950" cy="1234440"/>
                    </a:xfrm>
                    <a:prstGeom prst="rect"/>
                    <a:ln w="12700">
                      <a:solidFill>
                        <a:srgbClr val="000000"/>
                      </a:solidFill>
                      <a:prstDash val="solid"/>
                    </a:ln>
                  </pic:spPr>
                </pic:pic>
              </a:graphicData>
            </a:graphic>
          </wp:anchor>
        </w:drawing>
      </w:r>
    </w:p>
    <w:p w:rsidR="00000000" w:rsidDel="00000000" w:rsidP="00000000" w:rsidRDefault="00000000" w:rsidRPr="00000000" w14:paraId="000000A2">
      <w:pPr>
        <w:pageBreakBefore w:val="0"/>
        <w:tabs>
          <w:tab w:val="left" w:pos="848"/>
        </w:tabs>
        <w:ind w:left="0" w:firstLine="0"/>
        <w:rPr>
          <w:b w:val="1"/>
          <w:sz w:val="24"/>
          <w:szCs w:val="24"/>
        </w:rPr>
      </w:pPr>
      <w:r w:rsidDel="00000000" w:rsidR="00000000" w:rsidRPr="00000000">
        <w:rPr>
          <w:rtl w:val="0"/>
        </w:rPr>
      </w:r>
    </w:p>
    <w:p w:rsidR="00000000" w:rsidDel="00000000" w:rsidP="00000000" w:rsidRDefault="00000000" w:rsidRPr="00000000" w14:paraId="000000A3">
      <w:pPr>
        <w:pageBreakBefore w:val="0"/>
        <w:tabs>
          <w:tab w:val="left" w:pos="848"/>
        </w:tabs>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Analisi tempo di esecuzione:</w:t>
      </w:r>
    </w:p>
    <w:p w:rsidR="00000000" w:rsidDel="00000000" w:rsidP="00000000" w:rsidRDefault="00000000" w:rsidRPr="00000000" w14:paraId="000000A4">
      <w:pPr>
        <w:pageBreakBefore w:val="0"/>
        <w:tabs>
          <w:tab w:val="left" w:pos="848"/>
        </w:tabs>
        <w:ind w:left="0"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38100</wp:posOffset>
            </wp:positionV>
            <wp:extent cx="4620260" cy="650875"/>
            <wp:effectExtent b="12700" l="12700" r="12700" t="12700"/>
            <wp:wrapSquare wrapText="bothSides" distB="0" distT="0" distL="114300" distR="114300"/>
            <wp:docPr id="108"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4620260" cy="650875"/>
                    </a:xfrm>
                    <a:prstGeom prst="rect"/>
                    <a:ln w="12700">
                      <a:solidFill>
                        <a:srgbClr val="000000"/>
                      </a:solidFill>
                      <a:prstDash val="solid"/>
                    </a:ln>
                  </pic:spPr>
                </pic:pic>
              </a:graphicData>
            </a:graphic>
          </wp:anchor>
        </w:drawing>
      </w:r>
    </w:p>
    <w:p w:rsidR="00000000" w:rsidDel="00000000" w:rsidP="00000000" w:rsidRDefault="00000000" w:rsidRPr="00000000" w14:paraId="000000A5">
      <w:pPr>
        <w:pageBreakBefore w:val="0"/>
        <w:tabs>
          <w:tab w:val="left" w:pos="848"/>
        </w:tabs>
        <w:ind w:left="0" w:firstLine="0"/>
        <w:rPr>
          <w:sz w:val="24"/>
          <w:szCs w:val="24"/>
        </w:rPr>
      </w:pPr>
      <w:r w:rsidDel="00000000" w:rsidR="00000000" w:rsidRPr="00000000">
        <w:rPr>
          <w:rtl w:val="0"/>
        </w:rPr>
      </w:r>
    </w:p>
    <w:p w:rsidR="00000000" w:rsidDel="00000000" w:rsidP="00000000" w:rsidRDefault="00000000" w:rsidRPr="00000000" w14:paraId="000000A6">
      <w:pPr>
        <w:pageBreakBefore w:val="0"/>
        <w:tabs>
          <w:tab w:val="left" w:pos="848"/>
        </w:tabs>
        <w:ind w:left="0" w:firstLine="0"/>
        <w:rPr>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848"/>
        </w:tabs>
        <w:spacing w:after="16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Minimo albero ricoprente (Minimum Spanning tree):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presa una rete di nodi interconnessi, abbiamo </w:t>
      </w:r>
      <w:r w:rsidDel="00000000" w:rsidR="00000000" w:rsidRPr="00000000">
        <w:rPr>
          <w:sz w:val="24"/>
          <w:szCs w:val="24"/>
          <w:rtl w:val="0"/>
        </w:rPr>
        <w:t xml:space="preserve">l'obiettivo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 utilizzare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n-1 collegamenti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 coppie di posizione per connettere l’intera rete minimizzando la somma degli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collegamenti stabiliti.</w:t>
      </w:r>
      <w:r w:rsidDel="00000000" w:rsidR="00000000" w:rsidRPr="00000000">
        <w:drawing>
          <wp:anchor allowOverlap="1" behindDoc="0" distB="0" distT="0" distL="114300" distR="114300" hidden="0" layoutInCell="1" locked="0" relativeHeight="0" simplePos="0">
            <wp:simplePos x="0" y="0"/>
            <wp:positionH relativeFrom="column">
              <wp:posOffset>3471545</wp:posOffset>
            </wp:positionH>
            <wp:positionV relativeFrom="paragraph">
              <wp:posOffset>23495</wp:posOffset>
            </wp:positionV>
            <wp:extent cx="3161665" cy="960755"/>
            <wp:effectExtent b="12700" l="12700" r="12700" t="12700"/>
            <wp:wrapSquare wrapText="bothSides" distB="0" distT="0" distL="114300" distR="114300"/>
            <wp:docPr id="112"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3161665" cy="960755"/>
                    </a:xfrm>
                    <a:prstGeom prst="rect"/>
                    <a:ln w="12700">
                      <a:solidFill>
                        <a:srgbClr val="000000"/>
                      </a:solidFill>
                      <a:prstDash val="solid"/>
                    </a:ln>
                  </pic:spPr>
                </pic:pic>
              </a:graphicData>
            </a:graphic>
          </wp:anchor>
        </w:drawing>
      </w:r>
    </w:p>
    <w:p w:rsidR="00000000" w:rsidDel="00000000" w:rsidP="00000000" w:rsidRDefault="00000000" w:rsidRPr="00000000" w14:paraId="000000A8">
      <w:pPr>
        <w:pageBreakBefore w:val="0"/>
        <w:tabs>
          <w:tab w:val="left" w:pos="848"/>
        </w:tabs>
        <w:ind w:left="360" w:firstLine="0"/>
        <w:rPr>
          <w:sz w:val="24"/>
          <w:szCs w:val="24"/>
        </w:rPr>
      </w:pPr>
      <w:r w:rsidDel="00000000" w:rsidR="00000000" w:rsidRPr="00000000">
        <w:rPr>
          <w:b w:val="1"/>
          <w:sz w:val="24"/>
          <w:szCs w:val="24"/>
          <w:rtl w:val="0"/>
        </w:rPr>
        <w:t xml:space="preserve">Albero ricoprente: </w:t>
      </w:r>
      <w:r w:rsidDel="00000000" w:rsidR="00000000" w:rsidRPr="00000000">
        <w:rPr>
          <w:sz w:val="24"/>
          <w:szCs w:val="24"/>
          <w:rtl w:val="0"/>
        </w:rPr>
        <w:t xml:space="preserve">dato un grafo </w:t>
      </w:r>
      <w:r w:rsidDel="00000000" w:rsidR="00000000" w:rsidRPr="00000000">
        <w:rPr>
          <w:b w:val="1"/>
          <w:sz w:val="24"/>
          <w:szCs w:val="24"/>
          <w:rtl w:val="0"/>
        </w:rPr>
        <w:t xml:space="preserve">G</w:t>
      </w:r>
      <w:r w:rsidDel="00000000" w:rsidR="00000000" w:rsidRPr="00000000">
        <w:rPr>
          <w:sz w:val="24"/>
          <w:szCs w:val="24"/>
          <w:rtl w:val="0"/>
        </w:rPr>
        <w:t xml:space="preserve">, uno </w:t>
      </w:r>
      <w:r w:rsidDel="00000000" w:rsidR="00000000" w:rsidRPr="00000000">
        <w:rPr>
          <w:b w:val="1"/>
          <w:sz w:val="24"/>
          <w:szCs w:val="24"/>
          <w:rtl w:val="0"/>
        </w:rPr>
        <w:t xml:space="preserve">Spanning Tree</w:t>
      </w:r>
      <w:r w:rsidDel="00000000" w:rsidR="00000000" w:rsidRPr="00000000">
        <w:rPr>
          <w:sz w:val="24"/>
          <w:szCs w:val="24"/>
          <w:rtl w:val="0"/>
        </w:rPr>
        <w:t xml:space="preserve"> è un insieme di archi </w:t>
      </w:r>
      <w:r w:rsidDel="00000000" w:rsidR="00000000" w:rsidRPr="00000000">
        <w:rPr>
          <w:b w:val="1"/>
          <w:sz w:val="24"/>
          <w:szCs w:val="24"/>
          <w:rtl w:val="0"/>
        </w:rPr>
        <w:t xml:space="preserve">T </w:t>
      </w:r>
      <w:r w:rsidDel="00000000" w:rsidR="00000000" w:rsidRPr="00000000">
        <w:rPr>
          <w:sz w:val="24"/>
          <w:szCs w:val="24"/>
          <w:rtl w:val="0"/>
        </w:rPr>
        <w:t xml:space="preserve">all’interno del quale non sono presenti cicli.</w:t>
      </w:r>
    </w:p>
    <w:p w:rsidR="00000000" w:rsidDel="00000000" w:rsidP="00000000" w:rsidRDefault="00000000" w:rsidRPr="00000000" w14:paraId="000000A9">
      <w:pPr>
        <w:pageBreakBefore w:val="0"/>
        <w:tabs>
          <w:tab w:val="left" w:pos="848"/>
        </w:tabs>
        <w:ind w:left="360" w:firstLine="0"/>
        <w:rPr>
          <w:b w:val="1"/>
          <w:sz w:val="24"/>
          <w:szCs w:val="24"/>
        </w:rPr>
      </w:pPr>
      <w:r w:rsidDel="00000000" w:rsidR="00000000" w:rsidRPr="00000000">
        <w:rPr>
          <w:b w:val="1"/>
          <w:sz w:val="24"/>
          <w:szCs w:val="24"/>
          <w:rtl w:val="0"/>
        </w:rPr>
        <w:t xml:space="preserve">Diversi algoritmi:</w:t>
      </w:r>
    </w:p>
    <w:p w:rsidR="00000000" w:rsidDel="00000000" w:rsidP="00000000" w:rsidRDefault="00000000" w:rsidRPr="00000000" w14:paraId="000000A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848"/>
        </w:tabs>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Kruskal: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Comincia con T = f. Considera gli archi in ordine non decrescente di costo. Inserisce un arco e in T se e solo il suo inserimento non determina la creazione di un ciclo in T.</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848"/>
        </w:tabs>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Inverti-Cancella: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Comincia con T = E. Considera gli archi in ordine non crescente dei costi. Cancella e da T se e solo se la sua cancellazione non rende T disconnesso.</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848"/>
        </w:tabs>
        <w:spacing w:after="16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Comincia con un certo nodo s e costruisce un albero T avente s come radice. Ad ogni passo aggiunge a T l’arco di peso più basso tra quelli che hanno esattamente una delle due estremità in T ( se un arco avesse entrambe le estremità in T, la sua introduzione in T creerebbe un ciclo).</w:t>
      </w:r>
      <w:r w:rsidDel="00000000" w:rsidR="00000000" w:rsidRPr="00000000">
        <w:rPr>
          <w:rtl w:val="0"/>
        </w:rPr>
      </w:r>
    </w:p>
    <w:p w:rsidR="00000000" w:rsidDel="00000000" w:rsidP="00000000" w:rsidRDefault="00000000" w:rsidRPr="00000000" w14:paraId="000000AD">
      <w:pPr>
        <w:pageBreakBefore w:val="0"/>
        <w:tabs>
          <w:tab w:val="left" w:pos="848"/>
        </w:tabs>
        <w:ind w:left="357" w:firstLine="0"/>
        <w:rPr>
          <w:sz w:val="24"/>
          <w:szCs w:val="24"/>
        </w:rPr>
      </w:pPr>
      <w:r w:rsidDel="00000000" w:rsidR="00000000" w:rsidRPr="00000000">
        <w:rPr>
          <w:b w:val="1"/>
          <w:sz w:val="24"/>
          <w:szCs w:val="24"/>
          <w:rtl w:val="0"/>
        </w:rPr>
        <w:t xml:space="preserve">Taglio: </w:t>
      </w:r>
      <w:r w:rsidDel="00000000" w:rsidR="00000000" w:rsidRPr="00000000">
        <w:rPr>
          <w:sz w:val="24"/>
          <w:szCs w:val="24"/>
          <w:rtl w:val="0"/>
        </w:rPr>
        <w:t xml:space="preserve">è una partizione [S,V-S] dell’insieme dei vertici del grafo.</w:t>
      </w:r>
    </w:p>
    <w:p w:rsidR="00000000" w:rsidDel="00000000" w:rsidP="00000000" w:rsidRDefault="00000000" w:rsidRPr="00000000" w14:paraId="000000AE">
      <w:pPr>
        <w:pageBreakBefore w:val="0"/>
        <w:tabs>
          <w:tab w:val="left" w:pos="848"/>
        </w:tabs>
        <w:ind w:left="357" w:firstLine="0"/>
        <w:rPr>
          <w:sz w:val="24"/>
          <w:szCs w:val="24"/>
        </w:rPr>
      </w:pPr>
      <w:r w:rsidDel="00000000" w:rsidR="00000000" w:rsidRPr="00000000">
        <w:rPr>
          <w:b w:val="1"/>
          <w:sz w:val="24"/>
          <w:szCs w:val="24"/>
          <w:rtl w:val="0"/>
        </w:rPr>
        <w:t xml:space="preserve">Insieme di archi che attraversano il taglio [S,V-S]</w:t>
      </w:r>
      <w:r w:rsidDel="00000000" w:rsidR="00000000" w:rsidRPr="00000000">
        <w:rPr>
          <w:sz w:val="24"/>
          <w:szCs w:val="24"/>
          <w:rtl w:val="0"/>
        </w:rPr>
        <w:t xml:space="preserve">: Sottoinsieme D di archi che hanno un’estremità in S e una in V-S.</w:t>
      </w:r>
      <w:r w:rsidDel="00000000" w:rsidR="00000000" w:rsidRPr="00000000">
        <w:drawing>
          <wp:anchor allowOverlap="1" behindDoc="0" distB="0" distT="0" distL="114300" distR="114300" hidden="0" layoutInCell="1" locked="0" relativeHeight="0" simplePos="0">
            <wp:simplePos x="0" y="0"/>
            <wp:positionH relativeFrom="column">
              <wp:posOffset>4022090</wp:posOffset>
            </wp:positionH>
            <wp:positionV relativeFrom="paragraph">
              <wp:posOffset>24847</wp:posOffset>
            </wp:positionV>
            <wp:extent cx="2623820" cy="595630"/>
            <wp:effectExtent b="12700" l="12700" r="12700" t="12700"/>
            <wp:wrapSquare wrapText="bothSides" distB="0" distT="0" distL="114300" distR="114300"/>
            <wp:docPr id="91" name="image32.png"/>
            <a:graphic>
              <a:graphicData uri="http://schemas.openxmlformats.org/drawingml/2006/picture">
                <pic:pic>
                  <pic:nvPicPr>
                    <pic:cNvPr id="0" name="image32.png"/>
                    <pic:cNvPicPr preferRelativeResize="0"/>
                  </pic:nvPicPr>
                  <pic:blipFill>
                    <a:blip r:embed="rId53"/>
                    <a:srcRect b="1968" l="1712" r="0" t="5811"/>
                    <a:stretch>
                      <a:fillRect/>
                    </a:stretch>
                  </pic:blipFill>
                  <pic:spPr>
                    <a:xfrm>
                      <a:off x="0" y="0"/>
                      <a:ext cx="2623820" cy="595630"/>
                    </a:xfrm>
                    <a:prstGeom prst="rect"/>
                    <a:ln w="12700">
                      <a:solidFill>
                        <a:srgbClr val="000000"/>
                      </a:solidFill>
                      <a:prstDash val="solid"/>
                    </a:ln>
                  </pic:spPr>
                </pic:pic>
              </a:graphicData>
            </a:graphic>
          </wp:anchor>
        </w:drawing>
      </w:r>
    </w:p>
    <w:p w:rsidR="00000000" w:rsidDel="00000000" w:rsidP="00000000" w:rsidRDefault="00000000" w:rsidRPr="00000000" w14:paraId="000000AF">
      <w:pPr>
        <w:pageBreakBefore w:val="0"/>
        <w:tabs>
          <w:tab w:val="left" w:pos="848"/>
        </w:tabs>
        <w:ind w:left="357" w:firstLine="0"/>
        <w:rPr>
          <w:b w:val="1"/>
          <w:sz w:val="24"/>
          <w:szCs w:val="24"/>
        </w:rPr>
      </w:pPr>
      <w:r w:rsidDel="00000000" w:rsidR="00000000" w:rsidRPr="00000000">
        <w:rPr>
          <w:rtl w:val="0"/>
        </w:rPr>
      </w:r>
    </w:p>
    <w:tbl>
      <w:tblPr>
        <w:tblStyle w:val="Table2"/>
        <w:tblW w:w="10099.0" w:type="dxa"/>
        <w:jc w:val="left"/>
        <w:tblInd w:w="249.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27"/>
        <w:gridCol w:w="4872"/>
        <w:tblGridChange w:id="0">
          <w:tblGrid>
            <w:gridCol w:w="5227"/>
            <w:gridCol w:w="4872"/>
          </w:tblGrid>
        </w:tblGridChange>
      </w:tblGrid>
      <w:tr>
        <w:trPr>
          <w:cantSplit w:val="0"/>
          <w:tblHeader w:val="0"/>
        </w:trPr>
        <w:tc>
          <w:tcPr/>
          <w:p w:rsidR="00000000" w:rsidDel="00000000" w:rsidP="00000000" w:rsidRDefault="00000000" w:rsidRPr="00000000" w14:paraId="000000B0">
            <w:pPr>
              <w:pageBreakBefore w:val="0"/>
              <w:tabs>
                <w:tab w:val="left" w:pos="848"/>
              </w:tabs>
              <w:ind w:left="357" w:firstLine="357"/>
              <w:rPr>
                <w:b w:val="1"/>
                <w:sz w:val="24"/>
                <w:szCs w:val="24"/>
              </w:rPr>
            </w:pPr>
            <w:r w:rsidDel="00000000" w:rsidR="00000000" w:rsidRPr="00000000">
              <w:rPr>
                <w:b w:val="1"/>
                <w:sz w:val="24"/>
                <w:szCs w:val="24"/>
                <w:rtl w:val="0"/>
              </w:rPr>
              <w:t xml:space="preserve">Pseudocodice Prim:</w:t>
            </w:r>
          </w:p>
        </w:tc>
        <w:tc>
          <w:tcPr/>
          <w:p w:rsidR="00000000" w:rsidDel="00000000" w:rsidP="00000000" w:rsidRDefault="00000000" w:rsidRPr="00000000" w14:paraId="000000B1">
            <w:pPr>
              <w:pageBreakBefore w:val="0"/>
              <w:tabs>
                <w:tab w:val="left" w:pos="848"/>
              </w:tabs>
              <w:ind w:left="0" w:firstLine="0"/>
              <w:rPr>
                <w:b w:val="1"/>
                <w:sz w:val="24"/>
                <w:szCs w:val="24"/>
              </w:rPr>
            </w:pPr>
            <w:r w:rsidDel="00000000" w:rsidR="00000000" w:rsidRPr="00000000">
              <w:rPr>
                <w:b w:val="1"/>
                <w:sz w:val="24"/>
                <w:szCs w:val="24"/>
                <w:rtl w:val="0"/>
              </w:rPr>
              <w:t xml:space="preserve">Pseudocodice Kruskal:</w:t>
            </w:r>
          </w:p>
        </w:tc>
      </w:tr>
      <w:tr>
        <w:trPr>
          <w:cantSplit w:val="0"/>
          <w:tblHeader w:val="0"/>
        </w:trPr>
        <w:tc>
          <w:tcPr/>
          <w:p w:rsidR="00000000" w:rsidDel="00000000" w:rsidP="00000000" w:rsidRDefault="00000000" w:rsidRPr="00000000" w14:paraId="000000B2">
            <w:pPr>
              <w:pageBreakBefore w:val="0"/>
              <w:tabs>
                <w:tab w:val="left" w:pos="848"/>
              </w:tabs>
              <w:ind w:left="0" w:firstLine="0"/>
              <w:rPr>
                <w:b w:val="1"/>
                <w:sz w:val="24"/>
                <w:szCs w:val="24"/>
              </w:rPr>
            </w:pPr>
            <w:r w:rsidDel="00000000" w:rsidR="00000000" w:rsidRPr="00000000">
              <w:rPr>
                <w:b w:val="1"/>
                <w:sz w:val="24"/>
                <w:szCs w:val="24"/>
              </w:rPr>
              <w:drawing>
                <wp:inline distB="0" distT="0" distL="0" distR="0">
                  <wp:extent cx="3158486" cy="1397412"/>
                  <wp:effectExtent b="12700" l="12700" r="12700" t="12700"/>
                  <wp:docPr id="75"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3158486" cy="1397412"/>
                          </a:xfrm>
                          <a:prstGeom prst="rect"/>
                          <a:ln w="12700">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0B3">
            <w:pPr>
              <w:pageBreakBefore w:val="0"/>
              <w:tabs>
                <w:tab w:val="left" w:pos="848"/>
              </w:tabs>
              <w:ind w:left="0" w:firstLine="0"/>
              <w:rPr>
                <w:b w:val="1"/>
                <w:sz w:val="24"/>
                <w:szCs w:val="24"/>
              </w:rPr>
            </w:pPr>
            <w:r w:rsidDel="00000000" w:rsidR="00000000" w:rsidRPr="00000000">
              <w:rPr>
                <w:b w:val="1"/>
                <w:sz w:val="24"/>
                <w:szCs w:val="24"/>
              </w:rPr>
              <w:drawing>
                <wp:inline distB="0" distT="0" distL="0" distR="0">
                  <wp:extent cx="2656840" cy="1407795"/>
                  <wp:effectExtent b="12700" l="12700" r="12700" t="12700"/>
                  <wp:docPr id="76"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2656840" cy="1407795"/>
                          </a:xfrm>
                          <a:prstGeom prst="rect"/>
                          <a:ln w="127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B4">
      <w:pPr>
        <w:pageBreakBefore w:val="0"/>
        <w:tabs>
          <w:tab w:val="left" w:pos="2452"/>
        </w:tabs>
        <w:ind w:left="0" w:firstLine="0"/>
        <w:rPr>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452"/>
        </w:tabs>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Clustering: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Dato un insieme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 oggetti P1, P2, … , Pn vogliamo classificarli in gruppi coerenti.</w:t>
      </w:r>
      <w:r w:rsidDel="00000000" w:rsidR="00000000" w:rsidRPr="00000000">
        <w:drawing>
          <wp:anchor allowOverlap="1" behindDoc="0" distB="0" distT="0" distL="114300" distR="114300" hidden="0" layoutInCell="1" locked="0" relativeHeight="0" simplePos="0">
            <wp:simplePos x="0" y="0"/>
            <wp:positionH relativeFrom="column">
              <wp:posOffset>3142615</wp:posOffset>
            </wp:positionH>
            <wp:positionV relativeFrom="paragraph">
              <wp:posOffset>23495</wp:posOffset>
            </wp:positionV>
            <wp:extent cx="3483610" cy="1578610"/>
            <wp:effectExtent b="12700" l="12700" r="12700" t="12700"/>
            <wp:wrapSquare wrapText="bothSides" distB="0" distT="0" distL="114300" distR="114300"/>
            <wp:docPr id="95"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3483610" cy="1578610"/>
                    </a:xfrm>
                    <a:prstGeom prst="rect"/>
                    <a:ln w="12700">
                      <a:solidFill>
                        <a:srgbClr val="000000"/>
                      </a:solidFill>
                      <a:prstDash val="solid"/>
                    </a:ln>
                  </pic:spPr>
                </pic:pic>
              </a:graphicData>
            </a:graphic>
          </wp:anchor>
        </w:drawing>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52"/>
        </w:tabs>
        <w:spacing w:after="16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tabs>
          <w:tab w:val="left" w:pos="1625"/>
        </w:tabs>
        <w:ind w:left="0" w:firstLine="0"/>
        <w:rPr>
          <w:sz w:val="24"/>
          <w:szCs w:val="24"/>
        </w:rPr>
      </w:pPr>
      <w:r w:rsidDel="00000000" w:rsidR="00000000" w:rsidRPr="00000000">
        <w:rPr>
          <w:b w:val="1"/>
          <w:color w:val="ff0000"/>
          <w:sz w:val="28"/>
          <w:szCs w:val="28"/>
          <w:rtl w:val="0"/>
        </w:rPr>
        <w:t xml:space="preserve">Dividi et Impera: </w:t>
      </w:r>
      <w:r w:rsidDel="00000000" w:rsidR="00000000" w:rsidRPr="00000000">
        <w:rPr>
          <w:sz w:val="24"/>
          <w:szCs w:val="24"/>
          <w:rtl w:val="0"/>
        </w:rPr>
        <w:t xml:space="preserve">consiste nel decomporre il problema in un piccolo numero di </w:t>
      </w:r>
      <w:r w:rsidDel="00000000" w:rsidR="00000000" w:rsidRPr="00000000">
        <w:rPr>
          <w:b w:val="1"/>
          <w:sz w:val="24"/>
          <w:szCs w:val="24"/>
          <w:rtl w:val="0"/>
        </w:rPr>
        <w:t xml:space="preserve">sottoproblemi</w:t>
      </w:r>
      <w:r w:rsidDel="00000000" w:rsidR="00000000" w:rsidRPr="00000000">
        <w:rPr>
          <w:sz w:val="24"/>
          <w:szCs w:val="24"/>
          <w:rtl w:val="0"/>
        </w:rPr>
        <w:t xml:space="preserve">, ciascuno dei quali della stessa tipologia ma definito su un insieme di dati più piccolo. Successivamente si risolve  ricorsivamente ciascun sottoproblema fino a che non si arriva a risolvere sotto-problemi di </w:t>
      </w:r>
      <w:r w:rsidDel="00000000" w:rsidR="00000000" w:rsidRPr="00000000">
        <w:rPr>
          <w:b w:val="1"/>
          <w:sz w:val="24"/>
          <w:szCs w:val="24"/>
          <w:rtl w:val="0"/>
        </w:rPr>
        <w:t xml:space="preserve">taglia così piccola da poter essere risolti direttamente</w:t>
      </w:r>
      <w:r w:rsidDel="00000000" w:rsidR="00000000" w:rsidRPr="00000000">
        <w:rPr>
          <w:sz w:val="24"/>
          <w:szCs w:val="24"/>
          <w:rtl w:val="0"/>
        </w:rPr>
        <w:t xml:space="preserve"> (senza effettuare ulteriori chiamate ricorsive) infine si combinano le soluzioni dei sottoproblemi al fine di ottenere una soluzione al problema di partenza.</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625"/>
        </w:tabs>
        <w:spacing w:after="16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MergeSort: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ordina un vettore di numeri in ordine decrescente, dividendo quest’ultimo in parti sempre più piccole (fino ad arrivare a vettori di 2) per poi unirli </w:t>
      </w:r>
      <w:r w:rsidDel="00000000" w:rsidR="00000000" w:rsidRPr="00000000">
        <w:rPr>
          <w:sz w:val="24"/>
          <w:szCs w:val="24"/>
          <w:rtl w:val="0"/>
        </w:rPr>
        <w:t xml:space="preserve">tra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 loro.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3299460</wp:posOffset>
            </wp:positionH>
            <wp:positionV relativeFrom="paragraph">
              <wp:posOffset>71120</wp:posOffset>
            </wp:positionV>
            <wp:extent cx="3317875" cy="1214755"/>
            <wp:effectExtent b="12700" l="12700" r="12700" t="12700"/>
            <wp:wrapSquare wrapText="bothSides" distB="0" distT="0" distL="114300" distR="114300"/>
            <wp:docPr id="71"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3317875" cy="1214755"/>
                    </a:xfrm>
                    <a:prstGeom prst="rect"/>
                    <a:ln w="12700">
                      <a:solidFill>
                        <a:srgbClr val="000000"/>
                      </a:solidFill>
                      <a:prstDash val="solid"/>
                    </a:ln>
                  </pic:spPr>
                </pic:pic>
              </a:graphicData>
            </a:graphic>
          </wp:anchor>
        </w:drawing>
      </w:r>
    </w:p>
    <w:p w:rsidR="00000000" w:rsidDel="00000000" w:rsidP="00000000" w:rsidRDefault="00000000" w:rsidRPr="00000000" w14:paraId="000000BC">
      <w:pPr>
        <w:pageBreakBefore w:val="0"/>
        <w:tabs>
          <w:tab w:val="left" w:pos="1625"/>
        </w:tabs>
        <w:ind w:left="360" w:firstLine="0"/>
        <w:rPr>
          <w:b w:val="1"/>
          <w:sz w:val="24"/>
          <w:szCs w:val="24"/>
        </w:rPr>
      </w:pPr>
      <w:r w:rsidDel="00000000" w:rsidR="00000000" w:rsidRPr="00000000">
        <w:rPr>
          <w:rtl w:val="0"/>
        </w:rPr>
      </w:r>
    </w:p>
    <w:p w:rsidR="00000000" w:rsidDel="00000000" w:rsidP="00000000" w:rsidRDefault="00000000" w:rsidRPr="00000000" w14:paraId="000000BD">
      <w:pPr>
        <w:pageBreakBefore w:val="0"/>
        <w:tabs>
          <w:tab w:val="left" w:pos="1625"/>
        </w:tabs>
        <w:ind w:left="360" w:firstLine="0"/>
        <w:rPr>
          <w:b w:val="1"/>
          <w:sz w:val="24"/>
          <w:szCs w:val="24"/>
        </w:rPr>
      </w:pPr>
      <w:r w:rsidDel="00000000" w:rsidR="00000000" w:rsidRPr="00000000">
        <w:rPr>
          <w:b w:val="1"/>
          <w:sz w:val="24"/>
          <w:szCs w:val="24"/>
          <w:rtl w:val="0"/>
        </w:rPr>
        <w:t xml:space="preserve">Tempo di esecuzione: </w:t>
      </w:r>
    </w:p>
    <w:p w:rsidR="00000000" w:rsidDel="00000000" w:rsidP="00000000" w:rsidRDefault="00000000" w:rsidRPr="00000000" w14:paraId="000000BE">
      <w:pPr>
        <w:pageBreakBefore w:val="0"/>
        <w:tabs>
          <w:tab w:val="left" w:pos="1625"/>
        </w:tabs>
        <w:ind w:left="360" w:firstLine="0"/>
        <w:rPr>
          <w:sz w:val="24"/>
          <w:szCs w:val="24"/>
        </w:rPr>
      </w:pPr>
      <w:r w:rsidDel="00000000" w:rsidR="00000000" w:rsidRPr="00000000">
        <w:rPr>
          <w:sz w:val="24"/>
          <w:szCs w:val="24"/>
        </w:rPr>
        <w:drawing>
          <wp:inline distB="0" distT="0" distL="0" distR="0">
            <wp:extent cx="4205784" cy="677121"/>
            <wp:effectExtent b="12700" l="12700" r="12700" t="12700"/>
            <wp:docPr id="118"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4205784" cy="6771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pageBreakBefore w:val="0"/>
        <w:tabs>
          <w:tab w:val="left" w:pos="1625"/>
        </w:tabs>
        <w:ind w:left="360" w:firstLine="0"/>
        <w:rPr>
          <w:sz w:val="24"/>
          <w:szCs w:val="24"/>
        </w:rPr>
      </w:pPr>
      <w:r w:rsidDel="00000000" w:rsidR="00000000" w:rsidRPr="00000000">
        <w:rPr>
          <w:b w:val="1"/>
          <w:sz w:val="24"/>
          <w:szCs w:val="24"/>
          <w:rtl w:val="0"/>
        </w:rPr>
        <w:t xml:space="preserve">Algoritmo fusione: </w:t>
      </w:r>
      <w:r w:rsidDel="00000000" w:rsidR="00000000" w:rsidRPr="00000000">
        <w:rPr>
          <w:sz w:val="24"/>
          <w:szCs w:val="24"/>
          <w:rtl w:val="0"/>
        </w:rPr>
        <w:t xml:space="preserve">permette di fondere due sequenze di numeri adiacenti in un unico array:</w:t>
      </w:r>
      <w:r w:rsidDel="00000000" w:rsidR="00000000" w:rsidRPr="00000000">
        <w:drawing>
          <wp:anchor allowOverlap="1" behindDoc="0" distB="0" distT="0" distL="114300" distR="114300" hidden="0" layoutInCell="1" locked="0" relativeHeight="0" simplePos="0">
            <wp:simplePos x="0" y="0"/>
            <wp:positionH relativeFrom="column">
              <wp:posOffset>4227830</wp:posOffset>
            </wp:positionH>
            <wp:positionV relativeFrom="paragraph">
              <wp:posOffset>22225</wp:posOffset>
            </wp:positionV>
            <wp:extent cx="2395220" cy="2102485"/>
            <wp:effectExtent b="12700" l="12700" r="12700" t="12700"/>
            <wp:wrapSquare wrapText="bothSides" distB="0" distT="0" distL="114300" distR="114300"/>
            <wp:docPr id="88"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2395220" cy="2102485"/>
                    </a:xfrm>
                    <a:prstGeom prst="rect"/>
                    <a:ln w="12700">
                      <a:solidFill>
                        <a:srgbClr val="000000"/>
                      </a:solidFill>
                      <a:prstDash val="solid"/>
                    </a:ln>
                  </pic:spPr>
                </pic:pic>
              </a:graphicData>
            </a:graphic>
          </wp:anchor>
        </w:drawing>
      </w:r>
    </w:p>
    <w:p w:rsidR="00000000" w:rsidDel="00000000" w:rsidP="00000000" w:rsidRDefault="00000000" w:rsidRPr="00000000" w14:paraId="000000C0">
      <w:pPr>
        <w:pageBreakBefore w:val="0"/>
        <w:tabs>
          <w:tab w:val="left" w:pos="1625"/>
        </w:tabs>
        <w:ind w:left="360" w:firstLine="0"/>
        <w:rPr>
          <w:sz w:val="24"/>
          <w:szCs w:val="24"/>
        </w:rPr>
      </w:pPr>
      <w:r w:rsidDel="00000000" w:rsidR="00000000" w:rsidRPr="00000000">
        <w:rPr>
          <w:sz w:val="24"/>
          <w:szCs w:val="24"/>
          <w:rtl w:val="0"/>
        </w:rPr>
        <w:t xml:space="preserve">il suo tempo di esecuzione è:</w:t>
      </w:r>
    </w:p>
    <w:p w:rsidR="00000000" w:rsidDel="00000000" w:rsidP="00000000" w:rsidRDefault="00000000" w:rsidRPr="00000000" w14:paraId="000000C1">
      <w:pPr>
        <w:pageBreakBefore w:val="0"/>
        <w:tabs>
          <w:tab w:val="left" w:pos="1625"/>
        </w:tabs>
        <w:ind w:left="360" w:firstLine="0"/>
        <w:rPr>
          <w:sz w:val="24"/>
          <w:szCs w:val="24"/>
        </w:rPr>
      </w:pPr>
      <w:r w:rsidDel="00000000" w:rsidR="00000000" w:rsidRPr="00000000">
        <w:rPr>
          <w:sz w:val="24"/>
          <w:szCs w:val="24"/>
        </w:rPr>
        <w:drawing>
          <wp:inline distB="0" distT="0" distL="0" distR="0">
            <wp:extent cx="3764852" cy="1382052"/>
            <wp:effectExtent b="12700" l="12700" r="12700" t="12700"/>
            <wp:docPr id="121"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3764852" cy="13820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pageBreakBefore w:val="0"/>
        <w:tabs>
          <w:tab w:val="left" w:pos="2431"/>
        </w:tabs>
        <w:ind w:left="0" w:firstLine="0"/>
        <w:rPr>
          <w:sz w:val="24"/>
          <w:szCs w:val="24"/>
        </w:rPr>
      </w:pPr>
      <w:r w:rsidDel="00000000" w:rsidR="00000000" w:rsidRPr="00000000">
        <w:rPr>
          <w:sz w:val="24"/>
          <w:szCs w:val="24"/>
          <w:rtl w:val="0"/>
        </w:rPr>
        <w:tab/>
      </w:r>
      <w:r w:rsidDel="00000000" w:rsidR="00000000" w:rsidRPr="00000000">
        <w:drawing>
          <wp:anchor allowOverlap="1" behindDoc="0" distB="0" distT="0" distL="114300" distR="114300" hidden="0" layoutInCell="1" locked="0" relativeHeight="0" simplePos="0">
            <wp:simplePos x="0" y="0"/>
            <wp:positionH relativeFrom="column">
              <wp:posOffset>258445</wp:posOffset>
            </wp:positionH>
            <wp:positionV relativeFrom="paragraph">
              <wp:posOffset>22225</wp:posOffset>
            </wp:positionV>
            <wp:extent cx="2624455" cy="1601470"/>
            <wp:effectExtent b="12700" l="12700" r="12700" t="12700"/>
            <wp:wrapSquare wrapText="bothSides" distB="0" distT="0" distL="114300" distR="114300"/>
            <wp:docPr id="106"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2624455" cy="1601470"/>
                    </a:xfrm>
                    <a:prstGeom prst="rect"/>
                    <a:ln w="12700">
                      <a:solidFill>
                        <a:srgbClr val="000000"/>
                      </a:solidFill>
                      <a:prstDash val="solid"/>
                    </a:ln>
                  </pic:spPr>
                </pic:pic>
              </a:graphicData>
            </a:graphic>
          </wp:anchor>
        </w:drawing>
      </w:r>
    </w:p>
    <w:p w:rsidR="00000000" w:rsidDel="00000000" w:rsidP="00000000" w:rsidRDefault="00000000" w:rsidRPr="00000000" w14:paraId="000000C3">
      <w:pPr>
        <w:pageBreakBefore w:val="0"/>
        <w:tabs>
          <w:tab w:val="left" w:pos="2431"/>
        </w:tabs>
        <w:ind w:left="0" w:firstLine="0"/>
        <w:rPr>
          <w:sz w:val="24"/>
          <w:szCs w:val="24"/>
        </w:rPr>
      </w:pPr>
      <w:r w:rsidDel="00000000" w:rsidR="00000000" w:rsidRPr="00000000">
        <w:rPr>
          <w:rtl w:val="0"/>
        </w:rPr>
      </w:r>
    </w:p>
    <w:p w:rsidR="00000000" w:rsidDel="00000000" w:rsidP="00000000" w:rsidRDefault="00000000" w:rsidRPr="00000000" w14:paraId="000000C4">
      <w:pPr>
        <w:pageBreakBefore w:val="0"/>
        <w:tabs>
          <w:tab w:val="left" w:pos="2431"/>
        </w:tabs>
        <w:ind w:left="0" w:firstLine="0"/>
        <w:rPr>
          <w:sz w:val="24"/>
          <w:szCs w:val="24"/>
        </w:rPr>
      </w:pPr>
      <w:r w:rsidDel="00000000" w:rsidR="00000000" w:rsidRPr="00000000">
        <w:rPr>
          <w:rtl w:val="0"/>
        </w:rPr>
      </w:r>
    </w:p>
    <w:p w:rsidR="00000000" w:rsidDel="00000000" w:rsidP="00000000" w:rsidRDefault="00000000" w:rsidRPr="00000000" w14:paraId="000000C5">
      <w:pPr>
        <w:pageBreakBefore w:val="0"/>
        <w:tabs>
          <w:tab w:val="left" w:pos="2431"/>
        </w:tabs>
        <w:ind w:left="0" w:firstLine="0"/>
        <w:rPr>
          <w:sz w:val="24"/>
          <w:szCs w:val="24"/>
        </w:rPr>
      </w:pPr>
      <w:r w:rsidDel="00000000" w:rsidR="00000000" w:rsidRPr="00000000">
        <w:rPr>
          <w:rtl w:val="0"/>
        </w:rPr>
      </w:r>
    </w:p>
    <w:p w:rsidR="00000000" w:rsidDel="00000000" w:rsidP="00000000" w:rsidRDefault="00000000" w:rsidRPr="00000000" w14:paraId="000000C6">
      <w:pPr>
        <w:pageBreakBefore w:val="0"/>
        <w:tabs>
          <w:tab w:val="left" w:pos="2431"/>
        </w:tabs>
        <w:ind w:left="0" w:firstLine="0"/>
        <w:rPr>
          <w:sz w:val="24"/>
          <w:szCs w:val="24"/>
        </w:rPr>
      </w:pPr>
      <w:r w:rsidDel="00000000" w:rsidR="00000000" w:rsidRPr="00000000">
        <w:rPr>
          <w:rtl w:val="0"/>
        </w:rPr>
      </w:r>
    </w:p>
    <w:p w:rsidR="00000000" w:rsidDel="00000000" w:rsidP="00000000" w:rsidRDefault="00000000" w:rsidRPr="00000000" w14:paraId="000000C7">
      <w:pPr>
        <w:pageBreakBefore w:val="0"/>
        <w:tabs>
          <w:tab w:val="left" w:pos="2431"/>
        </w:tabs>
        <w:ind w:left="0" w:firstLine="0"/>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261620</wp:posOffset>
            </wp:positionH>
            <wp:positionV relativeFrom="paragraph">
              <wp:posOffset>269875</wp:posOffset>
            </wp:positionV>
            <wp:extent cx="4496435" cy="838200"/>
            <wp:effectExtent b="12700" l="12700" r="12700" t="12700"/>
            <wp:wrapSquare wrapText="bothSides" distB="0" distT="0" distL="114300" distR="114300"/>
            <wp:docPr id="110"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4496435" cy="838200"/>
                    </a:xfrm>
                    <a:prstGeom prst="rect"/>
                    <a:ln w="12700">
                      <a:solidFill>
                        <a:srgbClr val="000000"/>
                      </a:solidFill>
                      <a:prstDash val="solid"/>
                    </a:ln>
                  </pic:spPr>
                </pic:pic>
              </a:graphicData>
            </a:graphic>
          </wp:anchor>
        </w:drawing>
      </w:r>
    </w:p>
    <w:p w:rsidR="00000000" w:rsidDel="00000000" w:rsidP="00000000" w:rsidRDefault="00000000" w:rsidRPr="00000000" w14:paraId="000000C8">
      <w:pPr>
        <w:pageBreakBefore w:val="0"/>
        <w:tabs>
          <w:tab w:val="left" w:pos="2431"/>
        </w:tabs>
        <w:ind w:left="0" w:firstLine="0"/>
        <w:rPr>
          <w:sz w:val="24"/>
          <w:szCs w:val="24"/>
        </w:rPr>
      </w:pPr>
      <w:r w:rsidDel="00000000" w:rsidR="00000000" w:rsidRPr="00000000">
        <w:rPr>
          <w:rtl w:val="0"/>
        </w:rPr>
      </w:r>
    </w:p>
    <w:p w:rsidR="00000000" w:rsidDel="00000000" w:rsidP="00000000" w:rsidRDefault="00000000" w:rsidRPr="00000000" w14:paraId="000000C9">
      <w:pPr>
        <w:pageBreakBefore w:val="0"/>
        <w:tabs>
          <w:tab w:val="left" w:pos="2431"/>
        </w:tabs>
        <w:ind w:left="0" w:firstLine="0"/>
        <w:jc w:val="center"/>
        <w:rPr>
          <w:sz w:val="24"/>
          <w:szCs w:val="24"/>
        </w:rPr>
      </w:pPr>
      <w:r w:rsidDel="00000000" w:rsidR="00000000" w:rsidRPr="00000000">
        <w:rPr>
          <w:rtl w:val="0"/>
        </w:rPr>
      </w:r>
    </w:p>
    <w:p w:rsidR="00000000" w:rsidDel="00000000" w:rsidP="00000000" w:rsidRDefault="00000000" w:rsidRPr="00000000" w14:paraId="000000CA">
      <w:pPr>
        <w:pageBreakBefore w:val="0"/>
        <w:tabs>
          <w:tab w:val="left" w:pos="2431"/>
        </w:tabs>
        <w:ind w:left="0" w:firstLine="0"/>
        <w:jc w:val="center"/>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431"/>
        </w:tabs>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Ricerca binaria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trova all’interno di una sequenza ordinata di numero un determinato elemento, l’algoritmo si basa sulla divisione successiva </w:t>
      </w:r>
      <w:r w:rsidDel="00000000" w:rsidR="00000000" w:rsidRPr="00000000">
        <w:rPr>
          <w:sz w:val="24"/>
          <w:szCs w:val="24"/>
          <w:rtl w:val="0"/>
        </w:rPr>
        <w:t xml:space="preserve">dell'array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modo da ridurre sempre di più il range di valori da analizzare finché non rimane solo l’elemento cercato.</w:t>
      </w:r>
      <w:r w:rsidDel="00000000" w:rsidR="00000000" w:rsidRPr="00000000">
        <w:drawing>
          <wp:anchor allowOverlap="1" behindDoc="0" distB="0" distT="0" distL="114300" distR="114300" hidden="0" layoutInCell="1" locked="0" relativeHeight="0" simplePos="0">
            <wp:simplePos x="0" y="0"/>
            <wp:positionH relativeFrom="column">
              <wp:posOffset>3662045</wp:posOffset>
            </wp:positionH>
            <wp:positionV relativeFrom="paragraph">
              <wp:posOffset>23495</wp:posOffset>
            </wp:positionV>
            <wp:extent cx="2969260" cy="1818640"/>
            <wp:effectExtent b="12700" l="12700" r="12700" t="12700"/>
            <wp:wrapSquare wrapText="bothSides" distB="0" distT="0" distL="114300" distR="114300"/>
            <wp:docPr id="104"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2969260" cy="1818640"/>
                    </a:xfrm>
                    <a:prstGeom prst="rect"/>
                    <a:ln w="127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249555</wp:posOffset>
            </wp:positionH>
            <wp:positionV relativeFrom="paragraph">
              <wp:posOffset>1042035</wp:posOffset>
            </wp:positionV>
            <wp:extent cx="3289935" cy="807720"/>
            <wp:effectExtent b="12700" l="12700" r="12700" t="12700"/>
            <wp:wrapSquare wrapText="bothSides" distB="0" distT="0" distL="114300" distR="114300"/>
            <wp:docPr id="66"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3289935" cy="807720"/>
                    </a:xfrm>
                    <a:prstGeom prst="rect"/>
                    <a:ln w="12700">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249555</wp:posOffset>
            </wp:positionH>
            <wp:positionV relativeFrom="paragraph">
              <wp:posOffset>1924050</wp:posOffset>
            </wp:positionV>
            <wp:extent cx="5000625" cy="3150870"/>
            <wp:effectExtent b="12700" l="12700" r="12700" t="12700"/>
            <wp:wrapTopAndBottom distB="0" distT="0"/>
            <wp:docPr id="74"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5000625" cy="3150870"/>
                    </a:xfrm>
                    <a:prstGeom prst="rect"/>
                    <a:ln w="12700">
                      <a:solidFill>
                        <a:srgbClr val="000000"/>
                      </a:solidFill>
                      <a:prstDash val="solid"/>
                    </a:ln>
                  </pic:spPr>
                </pic:pic>
              </a:graphicData>
            </a:graphic>
          </wp:anchor>
        </w:drawing>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31"/>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2431"/>
        </w:tabs>
        <w:spacing w:after="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Quicksort (Ordinamento per distribuzione):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la sequenza ha almeno due elementi, scegli un elemento pivot e dividi la sequenza in due </w:t>
      </w:r>
      <w:r w:rsidDel="00000000" w:rsidR="00000000" w:rsidRPr="00000000">
        <w:rPr>
          <w:sz w:val="24"/>
          <w:szCs w:val="24"/>
          <w:rtl w:val="0"/>
        </w:rPr>
        <w:t xml:space="preserve">sottosequenze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modo tale che la prima contenga elementi minori o uguali al pivot e la seconda gli elementi maggiori o uguali del pivot. Successivamente ordina le due seggenze.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2959100</wp:posOffset>
            </wp:positionH>
            <wp:positionV relativeFrom="paragraph">
              <wp:posOffset>240665</wp:posOffset>
            </wp:positionV>
            <wp:extent cx="3686810" cy="972185"/>
            <wp:effectExtent b="12700" l="12700" r="12700" t="12700"/>
            <wp:wrapSquare wrapText="bothSides" distB="0" distT="0" distL="114300" distR="114300"/>
            <wp:docPr id="86" name="image18.png"/>
            <a:graphic>
              <a:graphicData uri="http://schemas.openxmlformats.org/drawingml/2006/picture">
                <pic:pic>
                  <pic:nvPicPr>
                    <pic:cNvPr id="0" name="image18.png"/>
                    <pic:cNvPicPr preferRelativeResize="0"/>
                  </pic:nvPicPr>
                  <pic:blipFill>
                    <a:blip r:embed="rId66"/>
                    <a:srcRect b="0" l="0" r="0" t="0"/>
                    <a:stretch>
                      <a:fillRect/>
                    </a:stretch>
                  </pic:blipFill>
                  <pic:spPr>
                    <a:xfrm>
                      <a:off x="0" y="0"/>
                      <a:ext cx="3686810" cy="972185"/>
                    </a:xfrm>
                    <a:prstGeom prst="rect"/>
                    <a:ln w="12700">
                      <a:solidFill>
                        <a:srgbClr val="000000"/>
                      </a:solidFill>
                      <a:prstDash val="solid"/>
                    </a:ln>
                  </pic:spPr>
                </pic:pic>
              </a:graphicData>
            </a:graphic>
          </wp:anchor>
        </w:drawing>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3"/>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31"/>
        </w:tabs>
        <w:spacing w:after="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Algoritmo Distribuzione: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31"/>
        </w:tabs>
        <w:spacing w:after="16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76200</wp:posOffset>
            </wp:positionV>
            <wp:extent cx="3648075" cy="2322215"/>
            <wp:effectExtent b="12700" l="12700" r="12700" t="12700"/>
            <wp:wrapSquare wrapText="bothSides" distB="0" distT="0" distL="114300" distR="114300"/>
            <wp:docPr id="87"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3648075" cy="2322215"/>
                    </a:xfrm>
                    <a:prstGeom prst="rect"/>
                    <a:ln w="12700">
                      <a:solidFill>
                        <a:srgbClr val="000000"/>
                      </a:solidFill>
                      <a:prstDash val="solid"/>
                    </a:ln>
                  </pic:spPr>
                </pic:pic>
              </a:graphicData>
            </a:graphic>
          </wp:anchor>
        </w:drawing>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b w:val="1"/>
          <w:sz w:val="24"/>
          <w:szCs w:val="24"/>
        </w:rPr>
      </w:pPr>
      <w:r w:rsidDel="00000000" w:rsidR="00000000" w:rsidRPr="00000000">
        <w:rPr>
          <w:rtl w:val="0"/>
        </w:rPr>
      </w:r>
    </w:p>
    <w:p w:rsidR="00000000" w:rsidDel="00000000" w:rsidP="00000000" w:rsidRDefault="00000000" w:rsidRPr="00000000" w14:paraId="000000D8">
      <w:pPr>
        <w:pageBreakBefore w:val="0"/>
        <w:tabs>
          <w:tab w:val="left" w:pos="884"/>
        </w:tabs>
        <w:rPr/>
      </w:pPr>
      <w:r w:rsidDel="00000000" w:rsidR="00000000" w:rsidRPr="00000000">
        <w:rPr>
          <w:b w:val="1"/>
          <w:rtl w:val="0"/>
        </w:rPr>
        <w:t xml:space="preserve">Tempo di esecuzione: </w:t>
      </w:r>
      <w:r w:rsidDel="00000000" w:rsidR="00000000" w:rsidRPr="00000000">
        <w:rPr>
          <w:rtl w:val="0"/>
        </w:rPr>
        <w:t xml:space="preserve">è uguale a O(n log n), nel caso in cui scegliamo un pivot in modo random.</w:t>
      </w:r>
    </w:p>
    <w:p w:rsidR="00000000" w:rsidDel="00000000" w:rsidP="00000000" w:rsidRDefault="00000000" w:rsidRPr="00000000" w14:paraId="000000D9">
      <w:pPr>
        <w:pageBreakBefore w:val="0"/>
        <w:tabs>
          <w:tab w:val="left" w:pos="884"/>
        </w:tabs>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QuickSelect: </w:t>
      </w:r>
      <w:r w:rsidDel="00000000" w:rsidR="00000000" w:rsidRPr="00000000">
        <w:rPr>
          <w:sz w:val="24"/>
          <w:szCs w:val="24"/>
          <w:rtl w:val="0"/>
        </w:rPr>
        <w:t xml:space="preserve">L'obiettivo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è selezionare un elemento di rango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all’interno di un array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elementi distinti. Inoltre:</w:t>
      </w:r>
    </w:p>
    <w:p w:rsidR="00000000" w:rsidDel="00000000" w:rsidP="00000000" w:rsidRDefault="00000000" w:rsidRPr="00000000" w14:paraId="000000D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884"/>
        </w:tabs>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 xml:space="preserve">Vogliamo evitare di ordinare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884"/>
        </w:tabs>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 xml:space="preserve">Il problema diventa quello di trovare il minimo quando r = 1 e il massimo quando r = 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funzione Distribuzione permette di trovare il rango del pivot, posizionando tutti gli elementi di rango inferiore alla sua sinistra e tutti quelli di rango superiore alla sua destra.</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Pseudocodice: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254000</wp:posOffset>
            </wp:positionH>
            <wp:positionV relativeFrom="paragraph">
              <wp:posOffset>69850</wp:posOffset>
            </wp:positionV>
            <wp:extent cx="4403090" cy="2016760"/>
            <wp:effectExtent b="12700" l="12700" r="12700" t="12700"/>
            <wp:wrapSquare wrapText="bothSides" distB="0" distT="0" distL="114300" distR="114300"/>
            <wp:docPr id="79"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4403090" cy="2016760"/>
                    </a:xfrm>
                    <a:prstGeom prst="rect"/>
                    <a:ln w="12700">
                      <a:solidFill>
                        <a:srgbClr val="000000"/>
                      </a:solidFill>
                      <a:prstDash val="solid"/>
                    </a:ln>
                  </pic:spPr>
                </pic:pic>
              </a:graphicData>
            </a:graphic>
          </wp:anchor>
        </w:drawing>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Efficienza del QuickSelect randomizzato: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vale il discorso analogo al quello del Quicksort, ci sono molte possibili scelte del pivot che fanno in modo che l’algoritmo si comporti bene. Scegliendo infatti il pivot in modo random è probabile che si sce</w:t>
      </w:r>
      <w:r w:rsidDel="00000000" w:rsidR="00000000" w:rsidRPr="00000000">
        <w:rPr>
          <w:sz w:val="24"/>
          <w:szCs w:val="24"/>
          <w:rtl w:val="0"/>
        </w:rPr>
        <w:t xml:space="preserve">lg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un pivot “ben posizionato”.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884"/>
        </w:tabs>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Moltiplicazione di interi: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esiste un algoritmo per migliorare questa semplice operazione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Slide 8/14 parte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F">
      <w:pPr>
        <w:pageBreakBefore w:val="0"/>
        <w:tabs>
          <w:tab w:val="left" w:pos="884"/>
        </w:tabs>
        <w:spacing w:after="0" w:lineRule="auto"/>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884"/>
        </w:tabs>
        <w:spacing w:after="160" w:before="0" w:line="240" w:lineRule="auto"/>
        <w:ind w:left="36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Sottosequenza</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di somma massima di un array si numeri: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Dato un array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 n numeri positivi e negativi trovare la </w:t>
      </w:r>
      <w:r w:rsidDel="00000000" w:rsidR="00000000" w:rsidRPr="00000000">
        <w:rPr>
          <w:sz w:val="24"/>
          <w:szCs w:val="24"/>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ottose</w:t>
      </w:r>
      <w:r w:rsidDel="00000000" w:rsidR="00000000" w:rsidRPr="00000000">
        <w:rPr>
          <w:sz w:val="24"/>
          <w:szCs w:val="24"/>
          <w:rtl w:val="0"/>
        </w:rPr>
        <w:t xml:space="preserve">q</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uenza di numeri consecutivi la cui somma è massima. </w:t>
      </w:r>
      <w:r w:rsidDel="00000000" w:rsidR="00000000" w:rsidRPr="00000000">
        <w:rPr>
          <w:rtl w:val="0"/>
        </w:rPr>
      </w:r>
    </w:p>
    <w:p w:rsidR="00000000" w:rsidDel="00000000" w:rsidP="00000000" w:rsidRDefault="00000000" w:rsidRPr="00000000" w14:paraId="000000F1">
      <w:pPr>
        <w:pageBreakBefore w:val="0"/>
        <w:tabs>
          <w:tab w:val="left" w:pos="884"/>
        </w:tabs>
        <w:spacing w:after="0" w:lineRule="auto"/>
        <w:ind w:left="360" w:firstLine="0"/>
        <w:rPr>
          <w:b w:val="1"/>
          <w:sz w:val="24"/>
          <w:szCs w:val="24"/>
        </w:rPr>
      </w:pPr>
      <w:r w:rsidDel="00000000" w:rsidR="00000000" w:rsidRPr="00000000">
        <w:rPr>
          <w:sz w:val="24"/>
          <w:szCs w:val="24"/>
          <w:rtl w:val="0"/>
        </w:rPr>
        <w:t xml:space="preserve">N.B. Se l’array contiene solo numeri positivi, il massimo si ottiene banalmente prendendo come sequenza quella di tutti i numeri dell’array; se l’array contiene solo numeri negativi il massimo si ottiene prendendo come sottosequenza quella formata dalla locazione contenente il numero più grande.</w:t>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Rule="auto"/>
        <w:ind w:left="714" w:hanging="35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Paragrafoelenco">
    <w:name w:val="List Paragraph"/>
    <w:basedOn w:val="Normale"/>
    <w:uiPriority w:val="34"/>
    <w:qFormat w:val="1"/>
    <w:rsid w:val="00CB5D5D"/>
    <w:pPr>
      <w:ind w:left="720"/>
      <w:contextualSpacing w:val="1"/>
    </w:pPr>
  </w:style>
  <w:style w:type="character" w:styleId="Testosegnaposto">
    <w:name w:val="Placeholder Text"/>
    <w:basedOn w:val="Carpredefinitoparagrafo"/>
    <w:uiPriority w:val="99"/>
    <w:semiHidden w:val="1"/>
    <w:rsid w:val="007E7D75"/>
    <w:rPr>
      <w:color w:val="808080"/>
    </w:rPr>
  </w:style>
  <w:style w:type="table" w:styleId="Grigliatabella">
    <w:name w:val="Table Grid"/>
    <w:basedOn w:val="Tabellanormale"/>
    <w:uiPriority w:val="39"/>
    <w:rsid w:val="00FC322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png"/><Relationship Id="rId41" Type="http://schemas.openxmlformats.org/officeDocument/2006/relationships/image" Target="media/image25.png"/><Relationship Id="rId44" Type="http://schemas.openxmlformats.org/officeDocument/2006/relationships/image" Target="media/image9.png"/><Relationship Id="rId43" Type="http://schemas.openxmlformats.org/officeDocument/2006/relationships/image" Target="media/image5.png"/><Relationship Id="rId46" Type="http://schemas.openxmlformats.org/officeDocument/2006/relationships/image" Target="media/image45.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30.png"/><Relationship Id="rId47" Type="http://schemas.openxmlformats.org/officeDocument/2006/relationships/image" Target="media/image26.png"/><Relationship Id="rId49" Type="http://schemas.openxmlformats.org/officeDocument/2006/relationships/image" Target="media/image5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2.png"/><Relationship Id="rId8" Type="http://schemas.openxmlformats.org/officeDocument/2006/relationships/image" Target="media/image58.png"/><Relationship Id="rId31" Type="http://schemas.openxmlformats.org/officeDocument/2006/relationships/image" Target="media/image15.png"/><Relationship Id="rId30" Type="http://schemas.openxmlformats.org/officeDocument/2006/relationships/image" Target="media/image10.png"/><Relationship Id="rId33" Type="http://schemas.openxmlformats.org/officeDocument/2006/relationships/image" Target="media/image33.png"/><Relationship Id="rId32" Type="http://schemas.openxmlformats.org/officeDocument/2006/relationships/image" Target="media/image46.png"/><Relationship Id="rId35" Type="http://schemas.openxmlformats.org/officeDocument/2006/relationships/image" Target="media/image44.png"/><Relationship Id="rId34" Type="http://schemas.openxmlformats.org/officeDocument/2006/relationships/image" Target="media/image23.png"/><Relationship Id="rId37" Type="http://schemas.openxmlformats.org/officeDocument/2006/relationships/image" Target="media/image14.png"/><Relationship Id="rId36" Type="http://schemas.openxmlformats.org/officeDocument/2006/relationships/image" Target="media/image4.png"/><Relationship Id="rId39" Type="http://schemas.openxmlformats.org/officeDocument/2006/relationships/image" Target="media/image42.png"/><Relationship Id="rId38" Type="http://schemas.openxmlformats.org/officeDocument/2006/relationships/image" Target="media/image39.png"/><Relationship Id="rId62" Type="http://schemas.openxmlformats.org/officeDocument/2006/relationships/image" Target="media/image54.png"/><Relationship Id="rId61" Type="http://schemas.openxmlformats.org/officeDocument/2006/relationships/image" Target="media/image43.png"/><Relationship Id="rId20" Type="http://schemas.openxmlformats.org/officeDocument/2006/relationships/image" Target="media/image59.png"/><Relationship Id="rId64" Type="http://schemas.openxmlformats.org/officeDocument/2006/relationships/image" Target="media/image13.png"/><Relationship Id="rId63" Type="http://schemas.openxmlformats.org/officeDocument/2006/relationships/image" Target="media/image34.png"/><Relationship Id="rId22" Type="http://schemas.openxmlformats.org/officeDocument/2006/relationships/image" Target="media/image60.png"/><Relationship Id="rId66" Type="http://schemas.openxmlformats.org/officeDocument/2006/relationships/image" Target="media/image18.png"/><Relationship Id="rId21" Type="http://schemas.openxmlformats.org/officeDocument/2006/relationships/image" Target="media/image48.png"/><Relationship Id="rId65" Type="http://schemas.openxmlformats.org/officeDocument/2006/relationships/image" Target="media/image24.png"/><Relationship Id="rId24" Type="http://schemas.openxmlformats.org/officeDocument/2006/relationships/image" Target="media/image52.png"/><Relationship Id="rId68" Type="http://schemas.openxmlformats.org/officeDocument/2006/relationships/image" Target="media/image1.png"/><Relationship Id="rId23" Type="http://schemas.openxmlformats.org/officeDocument/2006/relationships/image" Target="media/image27.png"/><Relationship Id="rId67" Type="http://schemas.openxmlformats.org/officeDocument/2006/relationships/image" Target="media/image20.png"/><Relationship Id="rId60" Type="http://schemas.openxmlformats.org/officeDocument/2006/relationships/image" Target="media/image56.png"/><Relationship Id="rId26" Type="http://schemas.openxmlformats.org/officeDocument/2006/relationships/image" Target="media/image22.png"/><Relationship Id="rId25" Type="http://schemas.openxmlformats.org/officeDocument/2006/relationships/image" Target="media/image3.png"/><Relationship Id="rId28" Type="http://schemas.openxmlformats.org/officeDocument/2006/relationships/image" Target="media/image7.png"/><Relationship Id="rId27" Type="http://schemas.openxmlformats.org/officeDocument/2006/relationships/image" Target="media/image36.png"/><Relationship Id="rId29" Type="http://schemas.openxmlformats.org/officeDocument/2006/relationships/image" Target="media/image28.png"/><Relationship Id="rId51" Type="http://schemas.openxmlformats.org/officeDocument/2006/relationships/image" Target="media/image38.png"/><Relationship Id="rId50" Type="http://schemas.openxmlformats.org/officeDocument/2006/relationships/image" Target="media/image37.png"/><Relationship Id="rId53" Type="http://schemas.openxmlformats.org/officeDocument/2006/relationships/image" Target="media/image32.png"/><Relationship Id="rId52" Type="http://schemas.openxmlformats.org/officeDocument/2006/relationships/image" Target="media/image47.png"/><Relationship Id="rId11" Type="http://schemas.openxmlformats.org/officeDocument/2006/relationships/image" Target="media/image53.png"/><Relationship Id="rId55" Type="http://schemas.openxmlformats.org/officeDocument/2006/relationships/image" Target="media/image11.png"/><Relationship Id="rId10" Type="http://schemas.openxmlformats.org/officeDocument/2006/relationships/image" Target="media/image51.png"/><Relationship Id="rId54" Type="http://schemas.openxmlformats.org/officeDocument/2006/relationships/image" Target="media/image12.png"/><Relationship Id="rId13" Type="http://schemas.openxmlformats.org/officeDocument/2006/relationships/image" Target="media/image49.png"/><Relationship Id="rId57" Type="http://schemas.openxmlformats.org/officeDocument/2006/relationships/image" Target="media/image16.png"/><Relationship Id="rId12" Type="http://schemas.openxmlformats.org/officeDocument/2006/relationships/image" Target="media/image40.png"/><Relationship Id="rId56" Type="http://schemas.openxmlformats.org/officeDocument/2006/relationships/image" Target="media/image31.png"/><Relationship Id="rId15" Type="http://schemas.openxmlformats.org/officeDocument/2006/relationships/image" Target="media/image35.png"/><Relationship Id="rId59" Type="http://schemas.openxmlformats.org/officeDocument/2006/relationships/image" Target="media/image17.png"/><Relationship Id="rId14" Type="http://schemas.openxmlformats.org/officeDocument/2006/relationships/image" Target="media/image55.png"/><Relationship Id="rId58" Type="http://schemas.openxmlformats.org/officeDocument/2006/relationships/image" Target="media/image50.png"/><Relationship Id="rId17" Type="http://schemas.openxmlformats.org/officeDocument/2006/relationships/image" Target="media/image61.png"/><Relationship Id="rId16" Type="http://schemas.openxmlformats.org/officeDocument/2006/relationships/image" Target="media/image21.png"/><Relationship Id="rId19" Type="http://schemas.openxmlformats.org/officeDocument/2006/relationships/image" Target="media/image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C0ld8bNyEdMQcz1e84XPfzMqWw==">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2020-03-30T06:40:00Z</dcterms:created>
  <dc:creator>Giuseppe 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0x010100D091011749539C4EB65F98FDAA150DC4</vt:lpwstr>
  </property>
</Properties>
</file>